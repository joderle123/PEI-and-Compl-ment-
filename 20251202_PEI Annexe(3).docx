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3CC61" w14:textId="060155E7" w:rsidR="00AE3BB2" w:rsidRDefault="00AE3BB2" w:rsidP="00B568B1">
      <w:pPr>
        <w:ind w:left="142"/>
      </w:pPr>
      <w:bookmarkStart w:id="0" w:name="_Hlk208923563"/>
      <w:bookmarkEnd w:id="0"/>
    </w:p>
    <w:p w14:paraId="7C492CC5" w14:textId="1993AB7C" w:rsidR="00A25325" w:rsidRDefault="00A25325" w:rsidP="00B568B1">
      <w:pPr>
        <w:ind w:left="142"/>
      </w:pPr>
    </w:p>
    <w:p w14:paraId="512673CF" w14:textId="4B35BC24" w:rsidR="00AA106B" w:rsidRDefault="00AA106B" w:rsidP="00B568B1">
      <w:pPr>
        <w:ind w:left="142"/>
      </w:pPr>
    </w:p>
    <w:p w14:paraId="677F9927" w14:textId="25235279" w:rsidR="00AA106B" w:rsidRDefault="00AA106B" w:rsidP="00B568B1">
      <w:pPr>
        <w:ind w:left="142"/>
      </w:pPr>
    </w:p>
    <w:p w14:paraId="571FB59C" w14:textId="768710B6" w:rsidR="00AA106B" w:rsidRDefault="00AA106B" w:rsidP="00B568B1">
      <w:pPr>
        <w:ind w:left="142"/>
      </w:pPr>
    </w:p>
    <w:p w14:paraId="36991DAA" w14:textId="2B13CCDD" w:rsidR="00AA106B" w:rsidRDefault="00AA106B" w:rsidP="00B568B1">
      <w:pPr>
        <w:ind w:left="142"/>
      </w:pPr>
    </w:p>
    <w:p w14:paraId="39E0681D" w14:textId="7106F666" w:rsidR="00AA106B" w:rsidRDefault="00AA106B" w:rsidP="00DE37AF"/>
    <w:p w14:paraId="3327AD67" w14:textId="1434161F" w:rsidR="00AA106B" w:rsidRDefault="00AA106B" w:rsidP="00B568B1">
      <w:pPr>
        <w:ind w:left="142"/>
      </w:pPr>
    </w:p>
    <w:p w14:paraId="2D41649A" w14:textId="40BD2A68" w:rsidR="00AA106B" w:rsidRDefault="00AA106B" w:rsidP="00B568B1">
      <w:pPr>
        <w:ind w:left="142"/>
      </w:pPr>
    </w:p>
    <w:p w14:paraId="15A752A8" w14:textId="77777777" w:rsidR="00256BA1" w:rsidRDefault="00256BA1" w:rsidP="00256BA1">
      <w:pPr>
        <w:ind w:left="142"/>
      </w:pPr>
    </w:p>
    <w:p w14:paraId="4F1AC39B" w14:textId="0F52E8AC" w:rsidR="00256BA1" w:rsidRPr="00005CCD" w:rsidRDefault="00256BA1" w:rsidP="00256BA1">
      <w:pPr>
        <w:pStyle w:val="IntensivtZitat"/>
        <w:rPr>
          <w:i w:val="0"/>
          <w:iCs w:val="0"/>
          <w:sz w:val="70"/>
          <w:szCs w:val="70"/>
        </w:rPr>
      </w:pPr>
      <w:r w:rsidRPr="00005CCD">
        <w:rPr>
          <w:i w:val="0"/>
          <w:iCs w:val="0"/>
          <w:sz w:val="70"/>
          <w:szCs w:val="70"/>
        </w:rPr>
        <w:t>Plan</w:t>
      </w:r>
      <w:r w:rsidR="00BF409B">
        <w:rPr>
          <w:i w:val="0"/>
          <w:iCs w:val="0"/>
          <w:sz w:val="70"/>
          <w:szCs w:val="70"/>
        </w:rPr>
        <w:t xml:space="preserve"> éducatif individualisé (PEI)</w:t>
      </w:r>
    </w:p>
    <w:p w14:paraId="50CF0393" w14:textId="77777777" w:rsidR="00256BA1" w:rsidRDefault="00256BA1" w:rsidP="00256BA1">
      <w:pPr>
        <w:pStyle w:val="Lschteparagraph"/>
        <w:ind w:left="142" w:firstLine="1134"/>
        <w:rPr>
          <w:b/>
          <w:bCs/>
          <w:i/>
          <w:iCs/>
          <w:color w:val="2F5496" w:themeColor="accent1" w:themeShade="BF"/>
          <w:sz w:val="30"/>
          <w:szCs w:val="30"/>
        </w:rPr>
      </w:pPr>
    </w:p>
    <w:p w14:paraId="4466C171" w14:textId="3517EE0F" w:rsidR="00AA106B" w:rsidRDefault="00AA106B" w:rsidP="00B568B1">
      <w:pPr>
        <w:ind w:left="142"/>
      </w:pPr>
    </w:p>
    <w:p w14:paraId="72147F67" w14:textId="176876F9" w:rsidR="00AA106B" w:rsidRDefault="00AA106B" w:rsidP="00B568B1">
      <w:pPr>
        <w:ind w:left="142"/>
      </w:pPr>
    </w:p>
    <w:p w14:paraId="1DA8FF4F" w14:textId="77572CCC" w:rsidR="00AA106B" w:rsidRDefault="00AA106B" w:rsidP="00B568B1">
      <w:pPr>
        <w:ind w:left="142"/>
      </w:pPr>
    </w:p>
    <w:p w14:paraId="1B7D7034" w14:textId="36464346" w:rsidR="00AA106B" w:rsidRDefault="00AA106B" w:rsidP="00B568B1">
      <w:pPr>
        <w:ind w:left="142"/>
      </w:pPr>
    </w:p>
    <w:p w14:paraId="408F99BD" w14:textId="6009C22C" w:rsidR="00AA106B" w:rsidRDefault="00AA106B" w:rsidP="00B568B1">
      <w:pPr>
        <w:ind w:left="142"/>
      </w:pPr>
    </w:p>
    <w:p w14:paraId="0ACF23BD" w14:textId="77777777" w:rsidR="00AA106B" w:rsidRDefault="00AA106B" w:rsidP="004D2E78"/>
    <w:p w14:paraId="11EC29AA" w14:textId="77777777" w:rsidR="004D2E78" w:rsidRDefault="00A25325" w:rsidP="004D2E78">
      <w:pPr>
        <w:pStyle w:val="Titel"/>
        <w:jc w:val="center"/>
      </w:pPr>
      <w:r>
        <w:br w:type="page"/>
      </w:r>
    </w:p>
    <w:p w14:paraId="0E94A717" w14:textId="77777777" w:rsidR="00C35CED" w:rsidRDefault="00C35CED" w:rsidP="004D2E78">
      <w:pPr>
        <w:pStyle w:val="Titel"/>
        <w:jc w:val="center"/>
        <w:rPr>
          <w:noProof/>
          <w:u w:val="single"/>
        </w:rPr>
      </w:pPr>
    </w:p>
    <w:p w14:paraId="28B1154E" w14:textId="5F104785" w:rsidR="00310F5C" w:rsidRPr="004D2E78" w:rsidRDefault="005133C6" w:rsidP="004D2E78">
      <w:pPr>
        <w:pStyle w:val="Titel"/>
        <w:jc w:val="center"/>
        <w:rPr>
          <w:noProof/>
          <w:u w:val="single"/>
        </w:rPr>
      </w:pPr>
      <w:r w:rsidRPr="004D2E78">
        <w:rPr>
          <w:noProof/>
          <w:u w:val="single"/>
        </w:rPr>
        <w:t>Informations générales sur l’élève</w:t>
      </w:r>
    </w:p>
    <w:p w14:paraId="3CCEE6E8" w14:textId="77777777" w:rsidR="005133C6" w:rsidRPr="005133C6" w:rsidRDefault="005133C6" w:rsidP="005133C6"/>
    <w:p w14:paraId="11AE342B" w14:textId="25DEEE38" w:rsidR="00B568B1" w:rsidRDefault="00310F5C" w:rsidP="00B568B1">
      <w:pPr>
        <w:pStyle w:val="Lschteparagraph"/>
        <w:ind w:left="142"/>
        <w:rPr>
          <w:b/>
          <w:bCs/>
        </w:rPr>
      </w:pPr>
      <w:r w:rsidRPr="00B568B1">
        <w:rPr>
          <w:b/>
          <w:bCs/>
        </w:rPr>
        <w:t xml:space="preserve">Nom    </w:t>
      </w:r>
      <w:r w:rsidR="00B568B1">
        <w:rPr>
          <w:b/>
          <w:bCs/>
        </w:rPr>
        <w:t xml:space="preserve">                                                                               </w:t>
      </w:r>
      <w:r w:rsidRPr="00B568B1">
        <w:rPr>
          <w:b/>
          <w:bCs/>
        </w:rPr>
        <w:t xml:space="preserve"> </w:t>
      </w:r>
      <w:r w:rsidR="00B568B1" w:rsidRPr="00B568B1">
        <w:rPr>
          <w:b/>
          <w:bCs/>
        </w:rPr>
        <w:t>Prénom</w:t>
      </w:r>
    </w:p>
    <w:p w14:paraId="0E7FF963" w14:textId="7465A02D" w:rsidR="00310F5C" w:rsidRPr="00B568B1" w:rsidRDefault="005D4643" w:rsidP="00B568B1">
      <w:pPr>
        <w:pStyle w:val="Lschteparagraph"/>
        <w:ind w:left="142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50363B4" wp14:editId="1D0366C1">
                <wp:simplePos x="0" y="0"/>
                <wp:positionH relativeFrom="column">
                  <wp:posOffset>3015343</wp:posOffset>
                </wp:positionH>
                <wp:positionV relativeFrom="paragraph">
                  <wp:posOffset>21772</wp:posOffset>
                </wp:positionV>
                <wp:extent cx="2807970" cy="293914"/>
                <wp:effectExtent l="0" t="0" r="11430" b="1143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7970" cy="2939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35C642" w14:textId="77777777" w:rsidR="005D4643" w:rsidRDefault="005D4643" w:rsidP="005D464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0363B4" id="_x0000_t202" coordsize="21600,21600" o:spt="202" path="m,l,21600r21600,l21600,xe">
                <v:stroke joinstyle="miter"/>
                <v:path gradientshapeok="t" o:connecttype="rect"/>
              </v:shapetype>
              <v:shape id="Text Box 66" o:spid="_x0000_s1026" type="#_x0000_t202" style="position:absolute;left:0;text-align:left;margin-left:237.45pt;margin-top:1.7pt;width:221.1pt;height:23.1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" fillcolor="white [3201]" strokeweight=".5pt">
                <v:textbox>
                  <w:txbxContent>
                    <w:p w14:paraId="0E35C642" w14:textId="77777777" w:rsidR="005D4643" w:rsidRDefault="005D4643" w:rsidP="005D4643"/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8B6747" wp14:editId="5CCB478E">
                <wp:simplePos x="0" y="0"/>
                <wp:positionH relativeFrom="column">
                  <wp:posOffset>87086</wp:posOffset>
                </wp:positionH>
                <wp:positionV relativeFrom="paragraph">
                  <wp:posOffset>23949</wp:posOffset>
                </wp:positionV>
                <wp:extent cx="2807970" cy="293914"/>
                <wp:effectExtent l="0" t="0" r="11430" b="1143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7970" cy="2939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EF840A" w14:textId="751B13ED" w:rsidR="005D4643" w:rsidRDefault="005D464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8B6747" id="Text Box 3" o:spid="_x0000_s1027" type="#_x0000_t202" style="position:absolute;left:0;text-align:left;margin-left:6.85pt;margin-top:1.9pt;width:221.1pt;height:23.1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" fillcolor="white [3201]" strokeweight=".5pt">
                <v:textbox>
                  <w:txbxContent>
                    <w:p w14:paraId="17EF840A" w14:textId="751B13ED" w:rsidR="005D4643" w:rsidRDefault="005D4643"/>
                  </w:txbxContent>
                </v:textbox>
              </v:shape>
            </w:pict>
          </mc:Fallback>
        </mc:AlternateContent>
      </w:r>
      <w:r w:rsidR="00310F5C" w:rsidRPr="00B568B1">
        <w:rPr>
          <w:b/>
          <w:bCs/>
        </w:rPr>
        <w:t xml:space="preserve">                                                                                             </w:t>
      </w:r>
    </w:p>
    <w:p w14:paraId="32A06610" w14:textId="77777777" w:rsidR="005D4643" w:rsidRDefault="005D4643" w:rsidP="00B568B1">
      <w:pPr>
        <w:pStyle w:val="Lschteparagraph"/>
        <w:ind w:left="142"/>
        <w:rPr>
          <w:b/>
          <w:bCs/>
        </w:rPr>
      </w:pPr>
    </w:p>
    <w:p w14:paraId="7797E0FE" w14:textId="66CB0FEC" w:rsidR="00310F5C" w:rsidRDefault="005D4643" w:rsidP="00B568B1">
      <w:pPr>
        <w:pStyle w:val="Lschteparagraph"/>
        <w:ind w:left="142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E2740B2" wp14:editId="47AC74CA">
                <wp:simplePos x="0" y="0"/>
                <wp:positionH relativeFrom="column">
                  <wp:posOffset>87086</wp:posOffset>
                </wp:positionH>
                <wp:positionV relativeFrom="paragraph">
                  <wp:posOffset>184423</wp:posOffset>
                </wp:positionV>
                <wp:extent cx="2807970" cy="293914"/>
                <wp:effectExtent l="0" t="0" r="11430" b="11430"/>
                <wp:wrapNone/>
                <wp:docPr id="129" name="Text Box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7970" cy="2939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227A77" w14:textId="77777777" w:rsidR="005D4643" w:rsidRDefault="005D4643" w:rsidP="005D464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740B2" id="Text Box 129" o:spid="_x0000_s1028" type="#_x0000_t202" style="position:absolute;left:0;text-align:left;margin-left:6.85pt;margin-top:14.5pt;width:221.1pt;height:23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" fillcolor="white [3201]" strokeweight=".5pt">
                <v:textbox>
                  <w:txbxContent>
                    <w:p w14:paraId="7B227A77" w14:textId="77777777" w:rsidR="005D4643" w:rsidRDefault="005D4643" w:rsidP="005D4643"/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49CA8B4" wp14:editId="336AB55D">
                <wp:simplePos x="0" y="0"/>
                <wp:positionH relativeFrom="column">
                  <wp:posOffset>3024414</wp:posOffset>
                </wp:positionH>
                <wp:positionV relativeFrom="paragraph">
                  <wp:posOffset>184150</wp:posOffset>
                </wp:positionV>
                <wp:extent cx="2807970" cy="293370"/>
                <wp:effectExtent l="0" t="0" r="11430" b="1143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7970" cy="293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365109" w14:textId="77777777" w:rsidR="005D4643" w:rsidRDefault="005D4643" w:rsidP="005D464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CA8B4" id="Text Box 67" o:spid="_x0000_s1029" type="#_x0000_t202" style="position:absolute;left:0;text-align:left;margin-left:238.15pt;margin-top:14.5pt;width:221.1pt;height:23.1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" fillcolor="white [3201]" strokeweight=".5pt">
                <v:textbox>
                  <w:txbxContent>
                    <w:p w14:paraId="74365109" w14:textId="77777777" w:rsidR="005D4643" w:rsidRDefault="005D4643" w:rsidP="005D4643"/>
                  </w:txbxContent>
                </v:textbox>
              </v:shape>
            </w:pict>
          </mc:Fallback>
        </mc:AlternateContent>
      </w:r>
      <w:r w:rsidR="00310F5C" w:rsidRPr="00B568B1">
        <w:rPr>
          <w:b/>
          <w:bCs/>
        </w:rPr>
        <w:t>Matricule                                                                            Année scolaire</w:t>
      </w:r>
      <w:r w:rsidR="004A11BF" w:rsidRPr="004A11BF">
        <w:rPr>
          <w:b/>
          <w:bCs/>
        </w:rPr>
        <w:t xml:space="preserve"> </w:t>
      </w:r>
      <w:r w:rsidR="004A11BF">
        <w:rPr>
          <w:b/>
          <w:bCs/>
        </w:rPr>
        <w:t>actuelle</w:t>
      </w:r>
    </w:p>
    <w:p w14:paraId="757525EC" w14:textId="368FB56D" w:rsidR="00B568B1" w:rsidRDefault="005D4643" w:rsidP="00AB25A1">
      <w:pPr>
        <w:pStyle w:val="Lschteparagraph"/>
        <w:ind w:left="142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</w:t>
      </w:r>
    </w:p>
    <w:p w14:paraId="422FDFE1" w14:textId="77777777" w:rsidR="00AB25A1" w:rsidRPr="00AB25A1" w:rsidRDefault="00AB25A1" w:rsidP="00AB25A1">
      <w:pPr>
        <w:pStyle w:val="Lschteparagraph"/>
        <w:ind w:left="142"/>
        <w:rPr>
          <w:b/>
          <w:bCs/>
        </w:rPr>
      </w:pPr>
    </w:p>
    <w:p w14:paraId="04C131FB" w14:textId="77777777" w:rsidR="00AB25A1" w:rsidRDefault="00AB25A1" w:rsidP="00B568B1">
      <w:pPr>
        <w:pStyle w:val="Lschteparagraph"/>
        <w:ind w:left="142"/>
        <w:rPr>
          <w:b/>
          <w:bCs/>
        </w:rPr>
      </w:pPr>
    </w:p>
    <w:p w14:paraId="5DEAC7EE" w14:textId="7F45CBD2" w:rsidR="00AB25A1" w:rsidRPr="00AB25A1" w:rsidRDefault="005133C6" w:rsidP="00AB25A1">
      <w:pPr>
        <w:pStyle w:val="Lschteparagraph"/>
        <w:ind w:left="142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C453D9B" wp14:editId="2853848A">
                <wp:simplePos x="0" y="0"/>
                <wp:positionH relativeFrom="column">
                  <wp:posOffset>88900</wp:posOffset>
                </wp:positionH>
                <wp:positionV relativeFrom="paragraph">
                  <wp:posOffset>170180</wp:posOffset>
                </wp:positionV>
                <wp:extent cx="5741670" cy="293370"/>
                <wp:effectExtent l="0" t="0" r="11430" b="1143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1670" cy="293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04E170" w14:textId="77777777" w:rsidR="00AB25A1" w:rsidRDefault="00AB25A1" w:rsidP="00AB25A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453D9B" id="Text Box 16" o:spid="_x0000_s1030" type="#_x0000_t202" style="position:absolute;left:0;text-align:left;margin-left:7pt;margin-top:13.4pt;width:452.1pt;height:23.1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" fillcolor="white [3201]" strokeweight=".5pt">
                <v:textbox>
                  <w:txbxContent>
                    <w:p w14:paraId="1304E170" w14:textId="77777777" w:rsidR="00AB25A1" w:rsidRDefault="00AB25A1" w:rsidP="00AB25A1"/>
                  </w:txbxContent>
                </v:textbox>
              </v:shape>
            </w:pict>
          </mc:Fallback>
        </mc:AlternateContent>
      </w:r>
      <w:r w:rsidR="00AB25A1" w:rsidRPr="00AB25A1">
        <w:rPr>
          <w:b/>
          <w:bCs/>
        </w:rPr>
        <w:t xml:space="preserve">Adresse </w:t>
      </w:r>
      <w:r w:rsidR="00AB25A1">
        <w:rPr>
          <w:b/>
          <w:bCs/>
        </w:rPr>
        <w:t>de l’élève</w:t>
      </w:r>
    </w:p>
    <w:p w14:paraId="73E1DA32" w14:textId="7C37BC7F" w:rsidR="00AB25A1" w:rsidRDefault="00AB25A1" w:rsidP="00B568B1">
      <w:pPr>
        <w:pStyle w:val="Lschteparagraph"/>
        <w:ind w:left="142"/>
      </w:pPr>
    </w:p>
    <w:p w14:paraId="5E09537E" w14:textId="26D4E7C9" w:rsidR="00AB25A1" w:rsidRDefault="00AB25A1" w:rsidP="00B568B1">
      <w:pPr>
        <w:pStyle w:val="Lschteparagraph"/>
        <w:ind w:left="142"/>
      </w:pPr>
    </w:p>
    <w:p w14:paraId="73C56A3B" w14:textId="77777777" w:rsidR="00BF409B" w:rsidRDefault="00BF409B" w:rsidP="00BF409B">
      <w:pPr>
        <w:pStyle w:val="Lschteparagraph"/>
        <w:ind w:left="142"/>
        <w:rPr>
          <w:b/>
          <w:bCs/>
        </w:rPr>
      </w:pPr>
    </w:p>
    <w:p w14:paraId="77895716" w14:textId="77777777" w:rsidR="00BF409B" w:rsidRDefault="00BF409B" w:rsidP="00BF409B">
      <w:pPr>
        <w:pStyle w:val="Lschteparagraph"/>
        <w:ind w:left="142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58A01131" wp14:editId="0FC06AA2">
                <wp:simplePos x="0" y="0"/>
                <wp:positionH relativeFrom="column">
                  <wp:posOffset>90151</wp:posOffset>
                </wp:positionH>
                <wp:positionV relativeFrom="paragraph">
                  <wp:posOffset>189069</wp:posOffset>
                </wp:positionV>
                <wp:extent cx="5744353" cy="293370"/>
                <wp:effectExtent l="0" t="0" r="27940" b="1143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4353" cy="293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57F7AD" w14:textId="77777777" w:rsidR="00BF409B" w:rsidRDefault="00BF409B" w:rsidP="00BF409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01131" id="Text Box 15" o:spid="_x0000_s1031" type="#_x0000_t202" style="position:absolute;left:0;text-align:left;margin-left:7.1pt;margin-top:14.9pt;width:452.3pt;height:23.1pt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" fillcolor="white [3201]" strokeweight=".5pt">
                <v:textbox>
                  <w:txbxContent>
                    <w:p w14:paraId="3257F7AD" w14:textId="77777777" w:rsidR="00BF409B" w:rsidRDefault="00BF409B" w:rsidP="00BF409B"/>
                  </w:txbxContent>
                </v:textbox>
              </v:shape>
            </w:pict>
          </mc:Fallback>
        </mc:AlternateContent>
      </w:r>
      <w:r>
        <w:rPr>
          <w:b/>
          <w:bCs/>
        </w:rPr>
        <w:t>Première langue parlée</w:t>
      </w:r>
    </w:p>
    <w:p w14:paraId="6ADED85B" w14:textId="77777777" w:rsidR="00BF409B" w:rsidRPr="00AB25A1" w:rsidRDefault="00BF409B" w:rsidP="00BF409B">
      <w:pPr>
        <w:pStyle w:val="Lschteparagraph"/>
        <w:ind w:left="142"/>
        <w:rPr>
          <w:b/>
          <w:bCs/>
        </w:rPr>
      </w:pPr>
    </w:p>
    <w:p w14:paraId="021F1485" w14:textId="77777777" w:rsidR="00BF409B" w:rsidRDefault="00BF409B" w:rsidP="00BF409B">
      <w:pPr>
        <w:pStyle w:val="Lschteparagraph"/>
        <w:ind w:left="142"/>
        <w:rPr>
          <w:b/>
          <w:bCs/>
        </w:rPr>
      </w:pPr>
    </w:p>
    <w:p w14:paraId="7D62F6B9" w14:textId="77777777" w:rsidR="00BF409B" w:rsidRDefault="00BF409B" w:rsidP="00BF409B">
      <w:pPr>
        <w:pStyle w:val="Lschteparagraph"/>
        <w:ind w:left="142"/>
        <w:rPr>
          <w:b/>
          <w:bCs/>
        </w:rPr>
      </w:pPr>
    </w:p>
    <w:p w14:paraId="1DA7CC31" w14:textId="77777777" w:rsidR="00F5053F" w:rsidRDefault="00F5053F" w:rsidP="005133C6">
      <w:pPr>
        <w:pStyle w:val="Lschteparagraph"/>
        <w:ind w:left="142"/>
        <w:rPr>
          <w:b/>
          <w:bCs/>
        </w:rPr>
      </w:pPr>
    </w:p>
    <w:p w14:paraId="1CBDECB6" w14:textId="0783B08E" w:rsidR="005133C6" w:rsidRPr="00AB25A1" w:rsidRDefault="005133C6" w:rsidP="005133C6">
      <w:pPr>
        <w:pStyle w:val="Lschteparagraph"/>
        <w:ind w:left="142"/>
        <w:rPr>
          <w:b/>
          <w:bCs/>
        </w:rPr>
      </w:pPr>
      <w:r w:rsidRPr="00AB25A1">
        <w:rPr>
          <w:b/>
          <w:bCs/>
        </w:rPr>
        <w:t xml:space="preserve">Coordonnées des </w:t>
      </w:r>
      <w:r w:rsidR="00815541">
        <w:rPr>
          <w:b/>
          <w:bCs/>
        </w:rPr>
        <w:t>représentants légaux</w:t>
      </w:r>
    </w:p>
    <w:p w14:paraId="7C69BE09" w14:textId="538432FE" w:rsidR="005133C6" w:rsidRDefault="00F5053F" w:rsidP="00B568B1">
      <w:pPr>
        <w:pStyle w:val="Lschteparagraph"/>
        <w:ind w:left="142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D2EBDE9" wp14:editId="3DEF0072">
                <wp:simplePos x="0" y="0"/>
                <wp:positionH relativeFrom="column">
                  <wp:posOffset>1571224</wp:posOffset>
                </wp:positionH>
                <wp:positionV relativeFrom="paragraph">
                  <wp:posOffset>42107</wp:posOffset>
                </wp:positionV>
                <wp:extent cx="4247658" cy="317500"/>
                <wp:effectExtent l="0" t="0" r="19685" b="2540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7658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E9C1D5" w14:textId="307DDA24" w:rsidR="005133C6" w:rsidRDefault="005133C6" w:rsidP="005133C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EBDE9" id="Text Box 19" o:spid="_x0000_s1032" type="#_x0000_t202" style="position:absolute;left:0;text-align:left;margin-left:123.7pt;margin-top:3.3pt;width:334.45pt;height:2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" fillcolor="white [3201]" strokeweight=".5pt">
                <v:textbox>
                  <w:txbxContent>
                    <w:p w14:paraId="42E9C1D5" w14:textId="307DDA24" w:rsidR="005133C6" w:rsidRDefault="005133C6" w:rsidP="005133C6"/>
                  </w:txbxContent>
                </v:textbox>
              </v:shape>
            </w:pict>
          </mc:Fallback>
        </mc:AlternateContent>
      </w:r>
    </w:p>
    <w:p w14:paraId="40544E14" w14:textId="3250FB96" w:rsidR="005133C6" w:rsidRPr="00F5053F" w:rsidRDefault="00F5053F" w:rsidP="005133C6">
      <w:pPr>
        <w:pStyle w:val="Lschteparagraph"/>
        <w:ind w:left="142"/>
      </w:pPr>
      <w:r w:rsidRPr="00F5053F">
        <w:t>Nom et prénom :</w:t>
      </w:r>
    </w:p>
    <w:p w14:paraId="389CB557" w14:textId="28599595" w:rsidR="005133C6" w:rsidRPr="00F5053F" w:rsidRDefault="004A11BF" w:rsidP="005133C6">
      <w:pPr>
        <w:pStyle w:val="Lschteparagraph"/>
        <w:ind w:left="142"/>
      </w:pPr>
      <w:r w:rsidRPr="00F5053F">
        <w:rPr>
          <w:noProof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213CE216" wp14:editId="491C93B2">
                <wp:simplePos x="0" y="0"/>
                <wp:positionH relativeFrom="column">
                  <wp:posOffset>1571224</wp:posOffset>
                </wp:positionH>
                <wp:positionV relativeFrom="paragraph">
                  <wp:posOffset>112323</wp:posOffset>
                </wp:positionV>
                <wp:extent cx="4260358" cy="321972"/>
                <wp:effectExtent l="0" t="0" r="26035" b="2095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0358" cy="3219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FEA176" w14:textId="67265617" w:rsidR="004A11BF" w:rsidRDefault="004A11BF" w:rsidP="004A11B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3CE216" id="Text Box 1" o:spid="_x0000_s1033" type="#_x0000_t202" style="position:absolute;left:0;text-align:left;margin-left:123.7pt;margin-top:8.85pt;width:335.45pt;height:25.35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" fillcolor="white [3201]" strokeweight=".5pt">
                <v:textbox>
                  <w:txbxContent>
                    <w:p w14:paraId="36FEA176" w14:textId="67265617" w:rsidR="004A11BF" w:rsidRDefault="004A11BF" w:rsidP="004A11BF"/>
                  </w:txbxContent>
                </v:textbox>
              </v:shape>
            </w:pict>
          </mc:Fallback>
        </mc:AlternateContent>
      </w:r>
    </w:p>
    <w:p w14:paraId="1E145A44" w14:textId="47D9C51A" w:rsidR="004A11BF" w:rsidRPr="00F5053F" w:rsidRDefault="00F5053F" w:rsidP="005133C6">
      <w:pPr>
        <w:pStyle w:val="Lschteparagraph"/>
        <w:ind w:left="142"/>
      </w:pPr>
      <w:r w:rsidRPr="00F5053F">
        <w:t>Numéro de téléphone :</w:t>
      </w:r>
    </w:p>
    <w:p w14:paraId="25EACEE1" w14:textId="5B4F3D72" w:rsidR="004A11BF" w:rsidRPr="00F5053F" w:rsidRDefault="004A11BF" w:rsidP="005133C6">
      <w:pPr>
        <w:pStyle w:val="Lschteparagraph"/>
        <w:ind w:left="142"/>
      </w:pPr>
      <w:r w:rsidRPr="00F5053F">
        <w:rPr>
          <w:noProof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27AD81A7" wp14:editId="0A551FE8">
                <wp:simplePos x="0" y="0"/>
                <wp:positionH relativeFrom="column">
                  <wp:posOffset>1571224</wp:posOffset>
                </wp:positionH>
                <wp:positionV relativeFrom="paragraph">
                  <wp:posOffset>181905</wp:posOffset>
                </wp:positionV>
                <wp:extent cx="4260358" cy="317500"/>
                <wp:effectExtent l="0" t="0" r="26035" b="254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0358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77B56B" w14:textId="44C1A757" w:rsidR="004A11BF" w:rsidRDefault="004A11BF" w:rsidP="004A11B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D81A7" id="Text Box 2" o:spid="_x0000_s1034" type="#_x0000_t202" style="position:absolute;left:0;text-align:left;margin-left:123.7pt;margin-top:14.3pt;width:335.45pt;height:25pt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" fillcolor="white [3201]" strokeweight=".5pt">
                <v:textbox>
                  <w:txbxContent>
                    <w:p w14:paraId="2477B56B" w14:textId="44C1A757" w:rsidR="004A11BF" w:rsidRDefault="004A11BF" w:rsidP="004A11BF"/>
                  </w:txbxContent>
                </v:textbox>
              </v:shape>
            </w:pict>
          </mc:Fallback>
        </mc:AlternateContent>
      </w:r>
    </w:p>
    <w:p w14:paraId="3513F54D" w14:textId="19496A40" w:rsidR="004A11BF" w:rsidRPr="00F5053F" w:rsidRDefault="00F5053F" w:rsidP="005133C6">
      <w:pPr>
        <w:pStyle w:val="Lschteparagraph"/>
        <w:ind w:left="142"/>
      </w:pPr>
      <w:r w:rsidRPr="00F5053F">
        <w:t>Adresse mail :</w:t>
      </w:r>
    </w:p>
    <w:p w14:paraId="52BD4ADD" w14:textId="195C20D7" w:rsidR="004A11BF" w:rsidRDefault="004A11BF" w:rsidP="005133C6">
      <w:pPr>
        <w:pStyle w:val="Lschteparagraph"/>
        <w:ind w:left="142"/>
        <w:rPr>
          <w:b/>
          <w:bCs/>
        </w:rPr>
      </w:pPr>
    </w:p>
    <w:p w14:paraId="1CB42918" w14:textId="66CABCEC" w:rsidR="00C24EAC" w:rsidRDefault="00C24EAC" w:rsidP="00C24EAC">
      <w:pPr>
        <w:pStyle w:val="Lschteparagraph"/>
        <w:ind w:left="142"/>
        <w:rPr>
          <w:b/>
          <w:bCs/>
        </w:rPr>
      </w:pPr>
    </w:p>
    <w:p w14:paraId="0ABE95A2" w14:textId="77777777" w:rsidR="000167DD" w:rsidRDefault="000167DD" w:rsidP="00C24EAC">
      <w:pPr>
        <w:pStyle w:val="Lschteparagraph"/>
        <w:ind w:left="142"/>
        <w:rPr>
          <w:b/>
          <w:bCs/>
        </w:rPr>
      </w:pPr>
    </w:p>
    <w:p w14:paraId="5D10A677" w14:textId="518B421B" w:rsidR="00C24EAC" w:rsidRPr="00AB25A1" w:rsidRDefault="00C24EAC" w:rsidP="00C24EAC">
      <w:pPr>
        <w:pStyle w:val="Lschteparagraph"/>
        <w:ind w:left="142"/>
        <w:rPr>
          <w:b/>
          <w:bCs/>
        </w:rPr>
      </w:pPr>
      <w:r w:rsidRPr="00AB25A1">
        <w:rPr>
          <w:b/>
          <w:bCs/>
        </w:rPr>
        <w:t xml:space="preserve">Coordonnées des </w:t>
      </w:r>
      <w:r w:rsidR="00815541">
        <w:rPr>
          <w:b/>
          <w:bCs/>
        </w:rPr>
        <w:t>représentants légaux</w:t>
      </w:r>
    </w:p>
    <w:p w14:paraId="62CF005D" w14:textId="77777777" w:rsidR="00C24EAC" w:rsidRDefault="00C24EAC" w:rsidP="00C24EAC">
      <w:pPr>
        <w:pStyle w:val="Lschteparagraph"/>
        <w:ind w:left="142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799645AB" wp14:editId="14FBA064">
                <wp:simplePos x="0" y="0"/>
                <wp:positionH relativeFrom="column">
                  <wp:posOffset>1571224</wp:posOffset>
                </wp:positionH>
                <wp:positionV relativeFrom="paragraph">
                  <wp:posOffset>42107</wp:posOffset>
                </wp:positionV>
                <wp:extent cx="4247658" cy="317500"/>
                <wp:effectExtent l="0" t="0" r="19685" b="2540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7658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AA8088" w14:textId="77777777" w:rsidR="00C24EAC" w:rsidRDefault="00C24EAC" w:rsidP="00C24EA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645AB" id="Text Box 21" o:spid="_x0000_s1035" type="#_x0000_t202" style="position:absolute;left:0;text-align:left;margin-left:123.7pt;margin-top:3.3pt;width:334.45pt;height:25pt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" fillcolor="white [3201]" strokeweight=".5pt">
                <v:textbox>
                  <w:txbxContent>
                    <w:p w14:paraId="72AA8088" w14:textId="77777777" w:rsidR="00C24EAC" w:rsidRDefault="00C24EAC" w:rsidP="00C24EAC"/>
                  </w:txbxContent>
                </v:textbox>
              </v:shape>
            </w:pict>
          </mc:Fallback>
        </mc:AlternateContent>
      </w:r>
    </w:p>
    <w:p w14:paraId="3A4DE785" w14:textId="77777777" w:rsidR="00C24EAC" w:rsidRPr="00F5053F" w:rsidRDefault="00C24EAC" w:rsidP="00C24EAC">
      <w:pPr>
        <w:pStyle w:val="Lschteparagraph"/>
        <w:ind w:left="142"/>
      </w:pPr>
      <w:r w:rsidRPr="00F5053F">
        <w:t>Nom et prénom :</w:t>
      </w:r>
    </w:p>
    <w:p w14:paraId="59B7BD32" w14:textId="77777777" w:rsidR="00C24EAC" w:rsidRPr="00F5053F" w:rsidRDefault="00C24EAC" w:rsidP="00C24EAC">
      <w:pPr>
        <w:pStyle w:val="Lschteparagraph"/>
        <w:ind w:left="142"/>
      </w:pPr>
      <w:r w:rsidRPr="00F5053F">
        <w:rPr>
          <w:noProof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1444EC21" wp14:editId="332372A0">
                <wp:simplePos x="0" y="0"/>
                <wp:positionH relativeFrom="column">
                  <wp:posOffset>1571224</wp:posOffset>
                </wp:positionH>
                <wp:positionV relativeFrom="paragraph">
                  <wp:posOffset>112323</wp:posOffset>
                </wp:positionV>
                <wp:extent cx="4260358" cy="321972"/>
                <wp:effectExtent l="0" t="0" r="26035" b="2095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0358" cy="3219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11CC55" w14:textId="77777777" w:rsidR="00C24EAC" w:rsidRDefault="00C24EAC" w:rsidP="00C24EA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44EC21" id="Text Box 22" o:spid="_x0000_s1036" type="#_x0000_t202" style="position:absolute;left:0;text-align:left;margin-left:123.7pt;margin-top:8.85pt;width:335.45pt;height:25.35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" fillcolor="white [3201]" strokeweight=".5pt">
                <v:textbox>
                  <w:txbxContent>
                    <w:p w14:paraId="1211CC55" w14:textId="77777777" w:rsidR="00C24EAC" w:rsidRDefault="00C24EAC" w:rsidP="00C24EAC"/>
                  </w:txbxContent>
                </v:textbox>
              </v:shape>
            </w:pict>
          </mc:Fallback>
        </mc:AlternateContent>
      </w:r>
    </w:p>
    <w:p w14:paraId="78E205DF" w14:textId="77777777" w:rsidR="00C24EAC" w:rsidRPr="00F5053F" w:rsidRDefault="00C24EAC" w:rsidP="00C24EAC">
      <w:pPr>
        <w:pStyle w:val="Lschteparagraph"/>
        <w:ind w:left="142"/>
      </w:pPr>
      <w:r w:rsidRPr="00F5053F">
        <w:t>Numéro de téléphone :</w:t>
      </w:r>
    </w:p>
    <w:p w14:paraId="12082CA2" w14:textId="77777777" w:rsidR="00C24EAC" w:rsidRPr="00F5053F" w:rsidRDefault="00C24EAC" w:rsidP="00C24EAC">
      <w:pPr>
        <w:pStyle w:val="Lschteparagraph"/>
        <w:ind w:left="142"/>
      </w:pPr>
      <w:r w:rsidRPr="00F5053F">
        <w:rPr>
          <w:noProof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71F12649" wp14:editId="4B56A745">
                <wp:simplePos x="0" y="0"/>
                <wp:positionH relativeFrom="column">
                  <wp:posOffset>1571224</wp:posOffset>
                </wp:positionH>
                <wp:positionV relativeFrom="paragraph">
                  <wp:posOffset>181905</wp:posOffset>
                </wp:positionV>
                <wp:extent cx="4260358" cy="317500"/>
                <wp:effectExtent l="0" t="0" r="26035" b="2540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0358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B84348" w14:textId="77777777" w:rsidR="00C24EAC" w:rsidRDefault="00C24EAC" w:rsidP="00C24EA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12649" id="Text Box 23" o:spid="_x0000_s1037" type="#_x0000_t202" style="position:absolute;left:0;text-align:left;margin-left:123.7pt;margin-top:14.3pt;width:335.45pt;height:25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" fillcolor="white [3201]" strokeweight=".5pt">
                <v:textbox>
                  <w:txbxContent>
                    <w:p w14:paraId="42B84348" w14:textId="77777777" w:rsidR="00C24EAC" w:rsidRDefault="00C24EAC" w:rsidP="00C24EAC"/>
                  </w:txbxContent>
                </v:textbox>
              </v:shape>
            </w:pict>
          </mc:Fallback>
        </mc:AlternateContent>
      </w:r>
    </w:p>
    <w:p w14:paraId="5EA4F6A0" w14:textId="77777777" w:rsidR="00C24EAC" w:rsidRPr="00F5053F" w:rsidRDefault="00C24EAC" w:rsidP="00C24EAC">
      <w:pPr>
        <w:pStyle w:val="Lschteparagraph"/>
        <w:ind w:left="142"/>
      </w:pPr>
      <w:r w:rsidRPr="00F5053F">
        <w:t>Adresse mail :</w:t>
      </w:r>
    </w:p>
    <w:p w14:paraId="7E648E0D" w14:textId="77777777" w:rsidR="00C24EAC" w:rsidRDefault="00C24EAC" w:rsidP="005133C6">
      <w:pPr>
        <w:pStyle w:val="Lschteparagraph"/>
        <w:ind w:left="142"/>
        <w:rPr>
          <w:b/>
          <w:bCs/>
        </w:rPr>
      </w:pPr>
    </w:p>
    <w:p w14:paraId="183B4D11" w14:textId="6673E963" w:rsidR="005133C6" w:rsidRDefault="005133C6" w:rsidP="005133C6">
      <w:pPr>
        <w:pStyle w:val="Titel"/>
        <w:jc w:val="center"/>
        <w:rPr>
          <w:u w:val="single"/>
        </w:rPr>
      </w:pPr>
    </w:p>
    <w:p w14:paraId="07CD642B" w14:textId="77777777" w:rsidR="00815541" w:rsidRPr="00815541" w:rsidRDefault="00815541" w:rsidP="00815541"/>
    <w:p w14:paraId="7983B323" w14:textId="77777777" w:rsidR="00C025C1" w:rsidRDefault="00C025C1" w:rsidP="003F504A">
      <w:pPr>
        <w:pStyle w:val="Titel"/>
        <w:rPr>
          <w:u w:val="single"/>
        </w:rPr>
      </w:pPr>
    </w:p>
    <w:p w14:paraId="2C1FD0F8" w14:textId="7870C999" w:rsidR="0028559B" w:rsidRDefault="00C025C1" w:rsidP="0028559B">
      <w:pPr>
        <w:pStyle w:val="Titel"/>
        <w:jc w:val="center"/>
        <w:rPr>
          <w:u w:val="single"/>
        </w:rPr>
      </w:pPr>
      <w:r w:rsidRPr="00C025C1">
        <w:rPr>
          <w:u w:val="single"/>
        </w:rPr>
        <w:t>Parcours scolaire</w:t>
      </w:r>
    </w:p>
    <w:p w14:paraId="19F2ED51" w14:textId="77777777" w:rsidR="0028559B" w:rsidRPr="0028559B" w:rsidRDefault="0028559B" w:rsidP="0028559B"/>
    <w:p w14:paraId="26AD38C1" w14:textId="77777777" w:rsidR="0028559B" w:rsidRPr="0028559B" w:rsidRDefault="0028559B" w:rsidP="0028559B">
      <w:pPr>
        <w:pStyle w:val="KeenOfstand"/>
        <w:rPr>
          <w:b/>
          <w:bCs/>
        </w:rPr>
      </w:pPr>
    </w:p>
    <w:tbl>
      <w:tblPr>
        <w:tblStyle w:val="TabellGrille"/>
        <w:tblW w:w="9351" w:type="dxa"/>
        <w:tblLayout w:type="fixed"/>
        <w:tblLook w:val="04A0" w:firstRow="1" w:lastRow="0" w:firstColumn="1" w:lastColumn="0" w:noHBand="0" w:noVBand="1"/>
      </w:tblPr>
      <w:tblGrid>
        <w:gridCol w:w="2405"/>
        <w:gridCol w:w="992"/>
        <w:gridCol w:w="992"/>
        <w:gridCol w:w="992"/>
        <w:gridCol w:w="993"/>
        <w:gridCol w:w="992"/>
        <w:gridCol w:w="992"/>
        <w:gridCol w:w="993"/>
      </w:tblGrid>
      <w:tr w:rsidR="002A1F2C" w:rsidRPr="00CF0072" w14:paraId="0C31BDD2" w14:textId="7D679481" w:rsidTr="00EA7FDD">
        <w:trPr>
          <w:trHeight w:val="414"/>
        </w:trPr>
        <w:tc>
          <w:tcPr>
            <w:tcW w:w="2405" w:type="dxa"/>
            <w:vMerge w:val="restart"/>
            <w:shd w:val="clear" w:color="auto" w:fill="D9D9D9" w:themeFill="background1" w:themeFillShade="D9"/>
            <w:vAlign w:val="center"/>
          </w:tcPr>
          <w:p w14:paraId="34B7B3CF" w14:textId="77777777" w:rsidR="002A1F2C" w:rsidRPr="00115F1A" w:rsidRDefault="002A1F2C" w:rsidP="0028559B">
            <w:pPr>
              <w:rPr>
                <w:rFonts w:cstheme="minorHAnsi"/>
                <w:b/>
                <w:bCs/>
                <w:iCs/>
              </w:rPr>
            </w:pPr>
            <w:r w:rsidRPr="00115F1A">
              <w:rPr>
                <w:rFonts w:cstheme="minorHAnsi"/>
                <w:b/>
                <w:bCs/>
                <w:iCs/>
              </w:rPr>
              <w:t>Progression scolaire</w:t>
            </w:r>
          </w:p>
        </w:tc>
        <w:sdt>
          <w:sdtPr>
            <w:rPr>
              <w:rFonts w:cstheme="minorHAnsi"/>
            </w:rPr>
            <w:alias w:val="PS"/>
            <w:tag w:val="PS"/>
            <w:id w:val="-19399122"/>
            <w:placeholder>
              <w:docPart w:val="0376C63E95D74266A46D6588898496D8"/>
            </w:placeholder>
            <w15:color w:val="CC99FF"/>
            <w:dropDownList>
              <w:listItem w:displayText="..." w:value="..."/>
              <w:listItem w:displayText="1.0" w:value="1.0"/>
              <w:listItem w:displayText="1.1" w:value="1.1"/>
              <w:listItem w:displayText="1.2" w:value="1.2"/>
              <w:listItem w:displayText="1.3" w:value="1.3"/>
              <w:listItem w:displayText="2.1" w:value="2.1"/>
              <w:listItem w:displayText="2.2" w:value="2.2"/>
              <w:listItem w:displayText="2.3" w:value="2.3"/>
              <w:listItem w:displayText="3.1" w:value="3.1"/>
              <w:listItem w:displayText="3.2" w:value="3.2"/>
              <w:listItem w:displayText="3.3" w:value="3.3"/>
              <w:listItem w:displayText="4.1" w:value="4.1"/>
              <w:listItem w:displayText="4.2" w:value="4.2"/>
              <w:listItem w:displayText="4.3" w:value="4.3"/>
            </w:dropDownList>
          </w:sdtPr>
          <w:sdtEndPr/>
          <w:sdtContent>
            <w:tc>
              <w:tcPr>
                <w:tcW w:w="992" w:type="dxa"/>
              </w:tcPr>
              <w:p w14:paraId="0679EEF5" w14:textId="77777777" w:rsidR="002A1F2C" w:rsidRPr="00CF0072" w:rsidRDefault="002A1F2C" w:rsidP="0089451C">
                <w:pPr>
                  <w:rPr>
                    <w:rFonts w:cstheme="minorHAnsi"/>
                  </w:rPr>
                </w:pPr>
                <w:r w:rsidRPr="00CF0072">
                  <w:rPr>
                    <w:rFonts w:cstheme="minorHAnsi"/>
                  </w:rPr>
                  <w:t>...</w:t>
                </w:r>
              </w:p>
            </w:tc>
          </w:sdtContent>
        </w:sdt>
        <w:sdt>
          <w:sdtPr>
            <w:rPr>
              <w:rFonts w:cstheme="minorHAnsi"/>
            </w:rPr>
            <w:alias w:val="PS"/>
            <w:tag w:val="PS"/>
            <w:id w:val="912430507"/>
            <w:placeholder>
              <w:docPart w:val="6520EC98060C4507AEDC54DFCB85BBE3"/>
            </w:placeholder>
            <w15:color w:val="CC99FF"/>
            <w:dropDownList>
              <w:listItem w:displayText="..." w:value="..."/>
              <w:listItem w:displayText="1.0" w:value="1.0"/>
              <w:listItem w:displayText="1.1" w:value="1.1"/>
              <w:listItem w:displayText="1.2" w:value="1.2"/>
              <w:listItem w:displayText="1.3" w:value="1.3"/>
              <w:listItem w:displayText="2.1" w:value="2.1"/>
              <w:listItem w:displayText="2.2" w:value="2.2"/>
              <w:listItem w:displayText="2.3" w:value="2.3"/>
              <w:listItem w:displayText="3.1" w:value="3.1"/>
              <w:listItem w:displayText="3.2" w:value="3.2"/>
              <w:listItem w:displayText="3.3" w:value="3.3"/>
              <w:listItem w:displayText="4.1" w:value="4.1"/>
              <w:listItem w:displayText="4.2" w:value="4.2"/>
              <w:listItem w:displayText="4.3" w:value="4.3"/>
            </w:dropDownList>
          </w:sdtPr>
          <w:sdtEndPr/>
          <w:sdtContent>
            <w:tc>
              <w:tcPr>
                <w:tcW w:w="992" w:type="dxa"/>
              </w:tcPr>
              <w:p w14:paraId="0ED0EFEB" w14:textId="77777777" w:rsidR="002A1F2C" w:rsidRPr="00CF0072" w:rsidRDefault="002A1F2C" w:rsidP="0089451C">
                <w:pPr>
                  <w:rPr>
                    <w:rFonts w:cstheme="minorHAnsi"/>
                  </w:rPr>
                </w:pPr>
                <w:r w:rsidRPr="00CF0072">
                  <w:rPr>
                    <w:rFonts w:cstheme="minorHAnsi"/>
                  </w:rPr>
                  <w:t>...</w:t>
                </w:r>
              </w:p>
            </w:tc>
          </w:sdtContent>
        </w:sdt>
        <w:sdt>
          <w:sdtPr>
            <w:rPr>
              <w:rFonts w:cstheme="minorHAnsi"/>
            </w:rPr>
            <w:alias w:val="PS"/>
            <w:tag w:val="PS"/>
            <w:id w:val="-1991165124"/>
            <w:placeholder>
              <w:docPart w:val="6B70C3518FAF4F04A92042A27BE78632"/>
            </w:placeholder>
            <w15:color w:val="CC99FF"/>
            <w:dropDownList>
              <w:listItem w:displayText="..." w:value="..."/>
              <w:listItem w:displayText="1.0" w:value="1.0"/>
              <w:listItem w:displayText="1.1" w:value="1.1"/>
              <w:listItem w:displayText="1.2" w:value="1.2"/>
              <w:listItem w:displayText="1.3" w:value="1.3"/>
              <w:listItem w:displayText="2.1" w:value="2.1"/>
              <w:listItem w:displayText="2.2" w:value="2.2"/>
              <w:listItem w:displayText="2.3" w:value="2.3"/>
              <w:listItem w:displayText="3.1" w:value="3.1"/>
              <w:listItem w:displayText="3.2" w:value="3.2"/>
              <w:listItem w:displayText="3.3" w:value="3.3"/>
              <w:listItem w:displayText="4.1" w:value="4.1"/>
              <w:listItem w:displayText="4.2" w:value="4.2"/>
              <w:listItem w:displayText="4.3" w:value="4.3"/>
            </w:dropDownList>
          </w:sdtPr>
          <w:sdtEndPr/>
          <w:sdtContent>
            <w:tc>
              <w:tcPr>
                <w:tcW w:w="992" w:type="dxa"/>
              </w:tcPr>
              <w:p w14:paraId="0090C5B8" w14:textId="77777777" w:rsidR="002A1F2C" w:rsidRPr="00CF0072" w:rsidRDefault="002A1F2C" w:rsidP="0089451C">
                <w:pPr>
                  <w:rPr>
                    <w:rFonts w:cstheme="minorHAnsi"/>
                  </w:rPr>
                </w:pPr>
                <w:r w:rsidRPr="00CF0072">
                  <w:rPr>
                    <w:rFonts w:cstheme="minorHAnsi"/>
                  </w:rPr>
                  <w:t>...</w:t>
                </w:r>
              </w:p>
            </w:tc>
          </w:sdtContent>
        </w:sdt>
        <w:sdt>
          <w:sdtPr>
            <w:rPr>
              <w:rFonts w:cstheme="minorHAnsi"/>
            </w:rPr>
            <w:alias w:val="PS"/>
            <w:tag w:val="PS"/>
            <w:id w:val="-1664844385"/>
            <w:placeholder>
              <w:docPart w:val="B08718E4F22A482C90C8069095D10D30"/>
            </w:placeholder>
            <w15:color w:val="CC99FF"/>
            <w:dropDownList>
              <w:listItem w:displayText="..." w:value="..."/>
              <w:listItem w:displayText="1.0" w:value="1.0"/>
              <w:listItem w:displayText="1.1" w:value="1.1"/>
              <w:listItem w:displayText="1.2" w:value="1.2"/>
              <w:listItem w:displayText="1.3" w:value="1.3"/>
              <w:listItem w:displayText="2.1" w:value="2.1"/>
              <w:listItem w:displayText="2.2" w:value="2.2"/>
              <w:listItem w:displayText="2.3" w:value="2.3"/>
              <w:listItem w:displayText="3.1" w:value="3.1"/>
              <w:listItem w:displayText="3.2" w:value="3.2"/>
              <w:listItem w:displayText="3.3" w:value="3.3"/>
              <w:listItem w:displayText="4.1" w:value="4.1"/>
              <w:listItem w:displayText="4.2" w:value="4.2"/>
              <w:listItem w:displayText="4.3" w:value="4.3"/>
            </w:dropDownList>
          </w:sdtPr>
          <w:sdtEndPr/>
          <w:sdtContent>
            <w:tc>
              <w:tcPr>
                <w:tcW w:w="993" w:type="dxa"/>
              </w:tcPr>
              <w:p w14:paraId="4CFDD1ED" w14:textId="77777777" w:rsidR="002A1F2C" w:rsidRPr="00CF0072" w:rsidRDefault="002A1F2C" w:rsidP="0089451C">
                <w:pPr>
                  <w:rPr>
                    <w:rFonts w:cstheme="minorHAnsi"/>
                  </w:rPr>
                </w:pPr>
                <w:r w:rsidRPr="00CF0072">
                  <w:rPr>
                    <w:rFonts w:cstheme="minorHAnsi"/>
                  </w:rPr>
                  <w:t>...</w:t>
                </w:r>
              </w:p>
            </w:tc>
          </w:sdtContent>
        </w:sdt>
        <w:tc>
          <w:tcPr>
            <w:tcW w:w="992" w:type="dxa"/>
          </w:tcPr>
          <w:p w14:paraId="59B86945" w14:textId="77777777" w:rsidR="002A1F2C" w:rsidRDefault="002A1F2C" w:rsidP="0089451C">
            <w:pPr>
              <w:rPr>
                <w:rFonts w:cstheme="minorHAnsi"/>
              </w:rPr>
            </w:pPr>
          </w:p>
        </w:tc>
        <w:tc>
          <w:tcPr>
            <w:tcW w:w="992" w:type="dxa"/>
          </w:tcPr>
          <w:p w14:paraId="6A1ACB02" w14:textId="475D19ED" w:rsidR="002A1F2C" w:rsidRDefault="002A1F2C" w:rsidP="0089451C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09B91ED7" w14:textId="77777777" w:rsidR="002A1F2C" w:rsidRDefault="002A1F2C" w:rsidP="0089451C">
            <w:pPr>
              <w:rPr>
                <w:rFonts w:cstheme="minorHAnsi"/>
              </w:rPr>
            </w:pPr>
          </w:p>
        </w:tc>
      </w:tr>
      <w:tr w:rsidR="002A1F2C" w:rsidRPr="00CF0072" w14:paraId="0CAFF552" w14:textId="1DE0DFF8" w:rsidTr="00EA7FDD">
        <w:trPr>
          <w:trHeight w:val="477"/>
        </w:trPr>
        <w:tc>
          <w:tcPr>
            <w:tcW w:w="2405" w:type="dxa"/>
            <w:vMerge/>
            <w:shd w:val="clear" w:color="auto" w:fill="D9D9D9" w:themeFill="background1" w:themeFillShade="D9"/>
          </w:tcPr>
          <w:p w14:paraId="6B4BCD6B" w14:textId="77777777" w:rsidR="002A1F2C" w:rsidRPr="00115F1A" w:rsidRDefault="002A1F2C" w:rsidP="0089451C">
            <w:pPr>
              <w:rPr>
                <w:rFonts w:cstheme="minorHAnsi"/>
                <w:b/>
                <w:bCs/>
                <w:iCs/>
              </w:rPr>
            </w:pPr>
          </w:p>
        </w:tc>
        <w:sdt>
          <w:sdtPr>
            <w:rPr>
              <w:rFonts w:cstheme="minorHAnsi"/>
            </w:rPr>
            <w:alias w:val="PS"/>
            <w:tag w:val="PS"/>
            <w:id w:val="700987045"/>
            <w:placeholder>
              <w:docPart w:val="B16AAA2A2927439BA05A16D7280D35BC"/>
            </w:placeholder>
            <w15:color w:val="CC99FF"/>
            <w:dropDownList>
              <w:listItem w:displayText="..." w:value="..."/>
              <w:listItem w:displayText="1.0" w:value="1.0"/>
              <w:listItem w:displayText="1.1" w:value="1.1"/>
              <w:listItem w:displayText="1.2" w:value="1.2"/>
              <w:listItem w:displayText="1.3" w:value="1.3"/>
              <w:listItem w:displayText="2.1" w:value="2.1"/>
              <w:listItem w:displayText="2.2" w:value="2.2"/>
              <w:listItem w:displayText="2.3" w:value="2.3"/>
              <w:listItem w:displayText="3.1" w:value="3.1"/>
              <w:listItem w:displayText="3.2" w:value="3.2"/>
              <w:listItem w:displayText="3.3" w:value="3.3"/>
              <w:listItem w:displayText="4.1" w:value="4.1"/>
              <w:listItem w:displayText="4.2" w:value="4.2"/>
              <w:listItem w:displayText="4.3" w:value="4.3"/>
            </w:dropDownList>
          </w:sdtPr>
          <w:sdtEndPr/>
          <w:sdtContent>
            <w:tc>
              <w:tcPr>
                <w:tcW w:w="992" w:type="dxa"/>
              </w:tcPr>
              <w:p w14:paraId="5614818C" w14:textId="77777777" w:rsidR="002A1F2C" w:rsidRPr="00CF0072" w:rsidRDefault="002A1F2C" w:rsidP="0089451C">
                <w:pPr>
                  <w:rPr>
                    <w:rFonts w:cstheme="minorHAnsi"/>
                  </w:rPr>
                </w:pPr>
                <w:r w:rsidRPr="00CF0072">
                  <w:rPr>
                    <w:rFonts w:cstheme="minorHAnsi"/>
                  </w:rPr>
                  <w:t>...</w:t>
                </w:r>
              </w:p>
            </w:tc>
          </w:sdtContent>
        </w:sdt>
        <w:sdt>
          <w:sdtPr>
            <w:rPr>
              <w:rFonts w:cstheme="minorHAnsi"/>
            </w:rPr>
            <w:alias w:val="PS"/>
            <w:tag w:val="PS"/>
            <w:id w:val="1122886454"/>
            <w:placeholder>
              <w:docPart w:val="238B0C5152DB4D13B7B0DC3A28C39082"/>
            </w:placeholder>
            <w15:color w:val="CC99FF"/>
            <w:dropDownList>
              <w:listItem w:displayText="..." w:value="..."/>
              <w:listItem w:displayText="1.0" w:value="1.0"/>
              <w:listItem w:displayText="1.1" w:value="1.1"/>
              <w:listItem w:displayText="1.2" w:value="1.2"/>
              <w:listItem w:displayText="1.3" w:value="1.3"/>
              <w:listItem w:displayText="2.1" w:value="2.1"/>
              <w:listItem w:displayText="2.2" w:value="2.2"/>
              <w:listItem w:displayText="2.3" w:value="2.3"/>
              <w:listItem w:displayText="3.1" w:value="3.1"/>
              <w:listItem w:displayText="3.2" w:value="3.2"/>
              <w:listItem w:displayText="3.3" w:value="3.3"/>
              <w:listItem w:displayText="4.1" w:value="4.1"/>
              <w:listItem w:displayText="4.2" w:value="4.2"/>
              <w:listItem w:displayText="4.3" w:value="4.3"/>
            </w:dropDownList>
          </w:sdtPr>
          <w:sdtEndPr/>
          <w:sdtContent>
            <w:tc>
              <w:tcPr>
                <w:tcW w:w="992" w:type="dxa"/>
              </w:tcPr>
              <w:p w14:paraId="6BBAC57A" w14:textId="77777777" w:rsidR="002A1F2C" w:rsidRPr="00CF0072" w:rsidRDefault="002A1F2C" w:rsidP="0089451C">
                <w:pPr>
                  <w:rPr>
                    <w:rFonts w:cstheme="minorHAnsi"/>
                  </w:rPr>
                </w:pPr>
                <w:r w:rsidRPr="00CF0072">
                  <w:rPr>
                    <w:rFonts w:cstheme="minorHAnsi"/>
                  </w:rPr>
                  <w:t>...</w:t>
                </w:r>
              </w:p>
            </w:tc>
          </w:sdtContent>
        </w:sdt>
        <w:sdt>
          <w:sdtPr>
            <w:rPr>
              <w:rFonts w:cstheme="minorHAnsi"/>
            </w:rPr>
            <w:alias w:val="PS"/>
            <w:tag w:val="PS"/>
            <w:id w:val="1802195577"/>
            <w:placeholder>
              <w:docPart w:val="995DE991DCE74AA3B60C426754FBB11C"/>
            </w:placeholder>
            <w15:color w:val="CC99FF"/>
            <w:dropDownList>
              <w:listItem w:displayText="..." w:value="..."/>
              <w:listItem w:displayText="1.0" w:value="1.0"/>
              <w:listItem w:displayText="1.1" w:value="1.1"/>
              <w:listItem w:displayText="1.2" w:value="1.2"/>
              <w:listItem w:displayText="1.3" w:value="1.3"/>
              <w:listItem w:displayText="2.1" w:value="2.1"/>
              <w:listItem w:displayText="2.2" w:value="2.2"/>
              <w:listItem w:displayText="2.3" w:value="2.3"/>
              <w:listItem w:displayText="3.1" w:value="3.1"/>
              <w:listItem w:displayText="3.2" w:value="3.2"/>
              <w:listItem w:displayText="3.3" w:value="3.3"/>
              <w:listItem w:displayText="4.1" w:value="4.1"/>
              <w:listItem w:displayText="4.2" w:value="4.2"/>
              <w:listItem w:displayText="4.3" w:value="4.3"/>
            </w:dropDownList>
          </w:sdtPr>
          <w:sdtEndPr/>
          <w:sdtContent>
            <w:tc>
              <w:tcPr>
                <w:tcW w:w="992" w:type="dxa"/>
              </w:tcPr>
              <w:p w14:paraId="7736CF8E" w14:textId="77777777" w:rsidR="002A1F2C" w:rsidRPr="00CF0072" w:rsidRDefault="002A1F2C" w:rsidP="0089451C">
                <w:pPr>
                  <w:rPr>
                    <w:rFonts w:cstheme="minorHAnsi"/>
                  </w:rPr>
                </w:pPr>
                <w:r w:rsidRPr="00CF0072">
                  <w:rPr>
                    <w:rFonts w:cstheme="minorHAnsi"/>
                  </w:rPr>
                  <w:t>...</w:t>
                </w:r>
              </w:p>
            </w:tc>
          </w:sdtContent>
        </w:sdt>
        <w:sdt>
          <w:sdtPr>
            <w:rPr>
              <w:rFonts w:cstheme="minorHAnsi"/>
            </w:rPr>
            <w:alias w:val="PS"/>
            <w:tag w:val="PS"/>
            <w:id w:val="553131461"/>
            <w:placeholder>
              <w:docPart w:val="E89062D7E2244D34A498ACF400E2A5C4"/>
            </w:placeholder>
            <w15:color w:val="CC99FF"/>
            <w:dropDownList>
              <w:listItem w:displayText="..." w:value="..."/>
              <w:listItem w:displayText="1.0" w:value="1.0"/>
              <w:listItem w:displayText="1.1" w:value="1.1"/>
              <w:listItem w:displayText="1.2" w:value="1.2"/>
              <w:listItem w:displayText="1.3" w:value="1.3"/>
              <w:listItem w:displayText="2.1" w:value="2.1"/>
              <w:listItem w:displayText="2.2" w:value="2.2"/>
              <w:listItem w:displayText="2.3" w:value="2.3"/>
              <w:listItem w:displayText="3.1" w:value="3.1"/>
              <w:listItem w:displayText="3.2" w:value="3.2"/>
              <w:listItem w:displayText="3.3" w:value="3.3"/>
              <w:listItem w:displayText="4.1" w:value="4.1"/>
              <w:listItem w:displayText="4.2" w:value="4.2"/>
              <w:listItem w:displayText="4.3" w:value="4.3"/>
            </w:dropDownList>
          </w:sdtPr>
          <w:sdtEndPr/>
          <w:sdtContent>
            <w:tc>
              <w:tcPr>
                <w:tcW w:w="993" w:type="dxa"/>
              </w:tcPr>
              <w:p w14:paraId="0CC56CB5" w14:textId="77777777" w:rsidR="002A1F2C" w:rsidRPr="00CF0072" w:rsidRDefault="002A1F2C" w:rsidP="0089451C">
                <w:pPr>
                  <w:rPr>
                    <w:rFonts w:cstheme="minorHAnsi"/>
                  </w:rPr>
                </w:pPr>
                <w:r w:rsidRPr="00CF0072">
                  <w:rPr>
                    <w:rFonts w:cstheme="minorHAnsi"/>
                  </w:rPr>
                  <w:t>...</w:t>
                </w:r>
              </w:p>
            </w:tc>
          </w:sdtContent>
        </w:sdt>
        <w:tc>
          <w:tcPr>
            <w:tcW w:w="992" w:type="dxa"/>
          </w:tcPr>
          <w:p w14:paraId="54169F6A" w14:textId="77777777" w:rsidR="002A1F2C" w:rsidRDefault="002A1F2C" w:rsidP="0089451C">
            <w:pPr>
              <w:rPr>
                <w:rFonts w:cstheme="minorHAnsi"/>
              </w:rPr>
            </w:pPr>
          </w:p>
        </w:tc>
        <w:tc>
          <w:tcPr>
            <w:tcW w:w="992" w:type="dxa"/>
          </w:tcPr>
          <w:p w14:paraId="6F39348D" w14:textId="12AB638C" w:rsidR="002A1F2C" w:rsidRDefault="002A1F2C" w:rsidP="0089451C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56FCF9F8" w14:textId="77777777" w:rsidR="002A1F2C" w:rsidRDefault="002A1F2C" w:rsidP="0089451C">
            <w:pPr>
              <w:rPr>
                <w:rFonts w:cstheme="minorHAnsi"/>
              </w:rPr>
            </w:pPr>
          </w:p>
        </w:tc>
      </w:tr>
      <w:tr w:rsidR="002A1F2C" w:rsidRPr="00CF0072" w14:paraId="74AD0FF3" w14:textId="420E86DF" w:rsidTr="002A1F2C">
        <w:trPr>
          <w:trHeight w:val="1215"/>
        </w:trPr>
        <w:tc>
          <w:tcPr>
            <w:tcW w:w="2405" w:type="dxa"/>
            <w:shd w:val="clear" w:color="auto" w:fill="D9D9D9" w:themeFill="background1" w:themeFillShade="D9"/>
            <w:vAlign w:val="center"/>
          </w:tcPr>
          <w:p w14:paraId="3F0A1BDF" w14:textId="77777777" w:rsidR="002A1F2C" w:rsidRPr="00115F1A" w:rsidRDefault="002A1F2C" w:rsidP="0028559B">
            <w:pPr>
              <w:rPr>
                <w:rFonts w:cstheme="minorHAnsi"/>
                <w:b/>
                <w:bCs/>
                <w:iCs/>
              </w:rPr>
            </w:pPr>
            <w:r w:rsidRPr="00115F1A">
              <w:rPr>
                <w:rFonts w:cstheme="minorHAnsi"/>
                <w:b/>
                <w:bCs/>
                <w:iCs/>
              </w:rPr>
              <w:t>Remarques éventuelles sur la progression scolaire</w:t>
            </w:r>
          </w:p>
        </w:tc>
        <w:tc>
          <w:tcPr>
            <w:tcW w:w="6946" w:type="dxa"/>
            <w:gridSpan w:val="7"/>
          </w:tcPr>
          <w:p w14:paraId="4258E271" w14:textId="3BFE7A97" w:rsidR="002A1F2C" w:rsidRPr="00CF0072" w:rsidRDefault="002A1F2C" w:rsidP="0089451C">
            <w:pPr>
              <w:rPr>
                <w:rFonts w:cstheme="minorHAnsi"/>
              </w:rPr>
            </w:pPr>
          </w:p>
        </w:tc>
      </w:tr>
    </w:tbl>
    <w:p w14:paraId="7BCC4475" w14:textId="77777777" w:rsidR="00C025C1" w:rsidRPr="00C025C1" w:rsidRDefault="00C025C1" w:rsidP="00C025C1"/>
    <w:p w14:paraId="14EB7684" w14:textId="1A82946A" w:rsidR="00EC1B8D" w:rsidDel="00A63852" w:rsidRDefault="00EC1B8D" w:rsidP="002C755D">
      <w:pPr>
        <w:pStyle w:val="Titel"/>
        <w:rPr>
          <w:del w:id="1" w:author="PENNING Mireille" w:date="2025-12-02T15:24:00Z"/>
          <w:u w:val="single"/>
        </w:rPr>
      </w:pPr>
    </w:p>
    <w:p w14:paraId="45B0E07C" w14:textId="77777777" w:rsidR="00D23A39" w:rsidRPr="00D23A39" w:rsidRDefault="00D23A39" w:rsidP="00D23A39"/>
    <w:p w14:paraId="728D5692" w14:textId="3EF69629" w:rsidR="00AB25A1" w:rsidRPr="005133C6" w:rsidRDefault="005133C6" w:rsidP="005133C6">
      <w:pPr>
        <w:pStyle w:val="Titel"/>
        <w:jc w:val="center"/>
        <w:rPr>
          <w:u w:val="single"/>
        </w:rPr>
      </w:pPr>
      <w:r>
        <w:rPr>
          <w:u w:val="single"/>
        </w:rPr>
        <w:t>Scolarisation actuelle</w:t>
      </w:r>
    </w:p>
    <w:p w14:paraId="299B7E08" w14:textId="77777777" w:rsidR="005133C6" w:rsidRPr="005133C6" w:rsidRDefault="005133C6" w:rsidP="005133C6">
      <w:pPr>
        <w:rPr>
          <w:b/>
          <w:bCs/>
        </w:rPr>
      </w:pPr>
    </w:p>
    <w:tbl>
      <w:tblPr>
        <w:tblStyle w:val="TabellGrille"/>
        <w:tblW w:w="9356" w:type="dxa"/>
        <w:tblLook w:val="04A0" w:firstRow="1" w:lastRow="0" w:firstColumn="1" w:lastColumn="0" w:noHBand="0" w:noVBand="1"/>
        <w:tblPrChange w:id="2" w:author="PENNING Mireille" w:date="2025-12-02T13:01:00Z">
          <w:tblPr>
            <w:tblStyle w:val="TabellGrille"/>
            <w:tblW w:w="9351" w:type="dxa"/>
            <w:tblLook w:val="04A0" w:firstRow="1" w:lastRow="0" w:firstColumn="1" w:lastColumn="0" w:noHBand="0" w:noVBand="1"/>
          </w:tblPr>
        </w:tblPrChange>
      </w:tblPr>
      <w:tblGrid>
        <w:gridCol w:w="3164"/>
        <w:gridCol w:w="1296"/>
        <w:gridCol w:w="1347"/>
        <w:gridCol w:w="3549"/>
        <w:tblGridChange w:id="3">
          <w:tblGrid>
            <w:gridCol w:w="2122"/>
            <w:gridCol w:w="1134"/>
            <w:gridCol w:w="1842"/>
            <w:gridCol w:w="4253"/>
          </w:tblGrid>
        </w:tblGridChange>
      </w:tblGrid>
      <w:tr w:rsidR="00BB360F" w:rsidRPr="00CF0072" w14:paraId="24F6804B" w14:textId="77777777" w:rsidTr="00C00A17">
        <w:trPr>
          <w:trHeight w:val="708"/>
          <w:trPrChange w:id="4" w:author="PENNING Mireille" w:date="2025-12-02T13:01:00Z">
            <w:trPr>
              <w:trHeight w:val="708"/>
            </w:trPr>
          </w:trPrChange>
        </w:trPr>
        <w:tc>
          <w:tcPr>
            <w:tcW w:w="3164" w:type="dxa"/>
            <w:shd w:val="clear" w:color="auto" w:fill="D9D9D9" w:themeFill="background1" w:themeFillShade="D9"/>
            <w:vAlign w:val="center"/>
            <w:tcPrChange w:id="5" w:author="PENNING Mireille" w:date="2025-12-02T13:01:00Z">
              <w:tcPr>
                <w:tcW w:w="2122" w:type="dxa"/>
                <w:shd w:val="clear" w:color="auto" w:fill="D9D9D9" w:themeFill="background1" w:themeFillShade="D9"/>
                <w:vAlign w:val="center"/>
              </w:tcPr>
            </w:tcPrChange>
          </w:tcPr>
          <w:p w14:paraId="320C8322" w14:textId="19D0B517" w:rsidR="00BB360F" w:rsidRPr="00115F1A" w:rsidDel="00912F48" w:rsidRDefault="00BB360F" w:rsidP="0089451C">
            <w:pPr>
              <w:rPr>
                <w:del w:id="6" w:author="PENNING Mireille" w:date="2025-12-02T12:39:00Z"/>
                <w:rFonts w:cstheme="minorHAnsi"/>
                <w:b/>
                <w:bCs/>
                <w:iCs/>
              </w:rPr>
            </w:pPr>
            <w:del w:id="7" w:author="PENNING Mireille" w:date="2025-12-03T09:55:00Z">
              <w:r w:rsidRPr="00115F1A" w:rsidDel="00610999">
                <w:rPr>
                  <w:rFonts w:cstheme="minorHAnsi"/>
                  <w:b/>
                  <w:bCs/>
                  <w:iCs/>
                </w:rPr>
                <w:delText>Titulaire/</w:delText>
              </w:r>
            </w:del>
          </w:p>
          <w:p w14:paraId="7D0A02D3" w14:textId="1DFEA8A3" w:rsidR="00912F48" w:rsidRPr="00115F1A" w:rsidRDefault="00BB360F" w:rsidP="0089451C">
            <w:pPr>
              <w:rPr>
                <w:rFonts w:cstheme="minorHAnsi"/>
                <w:b/>
                <w:bCs/>
                <w:iCs/>
              </w:rPr>
            </w:pPr>
            <w:r w:rsidRPr="00115F1A">
              <w:rPr>
                <w:rFonts w:cstheme="minorHAnsi"/>
                <w:b/>
                <w:bCs/>
                <w:iCs/>
              </w:rPr>
              <w:t>Régent(e)</w:t>
            </w:r>
            <w:r w:rsidR="00375799">
              <w:rPr>
                <w:rFonts w:cstheme="minorHAnsi"/>
                <w:b/>
                <w:bCs/>
                <w:iCs/>
              </w:rPr>
              <w:t xml:space="preserve"> </w:t>
            </w:r>
            <w:del w:id="8" w:author="PENNING Mireille" w:date="2025-12-02T12:39:00Z">
              <w:r w:rsidR="00375799" w:rsidDel="00912F48">
                <w:rPr>
                  <w:rFonts w:cstheme="minorHAnsi"/>
                  <w:b/>
                  <w:bCs/>
                  <w:iCs/>
                </w:rPr>
                <w:delText>de classe</w:delText>
              </w:r>
            </w:del>
            <w:ins w:id="9" w:author="PENNING Mireille" w:date="2025-12-02T12:40:00Z">
              <w:r w:rsidR="00912F48">
                <w:rPr>
                  <w:rFonts w:cstheme="minorHAnsi"/>
                  <w:b/>
                  <w:bCs/>
                  <w:iCs/>
                </w:rPr>
                <w:t>de</w:t>
              </w:r>
            </w:ins>
            <w:ins w:id="10" w:author="PENNING Mireille" w:date="2025-12-02T12:45:00Z">
              <w:r w:rsidR="00912F48">
                <w:rPr>
                  <w:rFonts w:cstheme="minorHAnsi"/>
                  <w:b/>
                  <w:bCs/>
                  <w:iCs/>
                </w:rPr>
                <w:t xml:space="preserve"> </w:t>
              </w:r>
            </w:ins>
            <w:ins w:id="11" w:author="PENNING Mireille" w:date="2025-12-02T12:40:00Z">
              <w:r w:rsidR="00912F48">
                <w:rPr>
                  <w:rFonts w:cstheme="minorHAnsi"/>
                  <w:b/>
                  <w:bCs/>
                  <w:iCs/>
                </w:rPr>
                <w:t>la</w:t>
              </w:r>
            </w:ins>
            <w:ins w:id="12" w:author="PENNING Mireille" w:date="2025-12-02T12:45:00Z">
              <w:r w:rsidR="00912F48">
                <w:rPr>
                  <w:rFonts w:cstheme="minorHAnsi"/>
                  <w:b/>
                  <w:bCs/>
                  <w:iCs/>
                </w:rPr>
                <w:t xml:space="preserve"> cla</w:t>
              </w:r>
            </w:ins>
            <w:ins w:id="13" w:author="PENNING Mireille" w:date="2025-12-02T12:46:00Z">
              <w:r w:rsidR="00912F48">
                <w:rPr>
                  <w:rFonts w:cstheme="minorHAnsi"/>
                  <w:b/>
                  <w:bCs/>
                  <w:iCs/>
                </w:rPr>
                <w:t>s</w:t>
              </w:r>
            </w:ins>
            <w:ins w:id="14" w:author="PENNING Mireille" w:date="2025-12-02T13:01:00Z">
              <w:r w:rsidR="00C00A17">
                <w:rPr>
                  <w:rFonts w:cstheme="minorHAnsi"/>
                  <w:b/>
                  <w:bCs/>
                  <w:iCs/>
                </w:rPr>
                <w:t xml:space="preserve">se d’attache </w:t>
              </w:r>
            </w:ins>
          </w:p>
        </w:tc>
        <w:tc>
          <w:tcPr>
            <w:tcW w:w="6192" w:type="dxa"/>
            <w:gridSpan w:val="3"/>
            <w:vAlign w:val="center"/>
            <w:tcPrChange w:id="15" w:author="PENNING Mireille" w:date="2025-12-02T13:01:00Z">
              <w:tcPr>
                <w:tcW w:w="7229" w:type="dxa"/>
                <w:gridSpan w:val="3"/>
                <w:vAlign w:val="center"/>
              </w:tcPr>
            </w:tcPrChange>
          </w:tcPr>
          <w:p w14:paraId="041B436E" w14:textId="77777777" w:rsidR="00BB360F" w:rsidRPr="00115F1A" w:rsidRDefault="00BB360F" w:rsidP="0089451C">
            <w:pPr>
              <w:rPr>
                <w:rFonts w:cstheme="minorHAnsi"/>
                <w:b/>
                <w:bCs/>
                <w:iCs/>
              </w:rPr>
            </w:pPr>
          </w:p>
        </w:tc>
      </w:tr>
      <w:tr w:rsidR="00BB360F" w:rsidRPr="00CF0072" w14:paraId="3FAF3C5D" w14:textId="77777777" w:rsidTr="00C00A17">
        <w:trPr>
          <w:trHeight w:val="705"/>
          <w:trPrChange w:id="16" w:author="PENNING Mireille" w:date="2025-12-02T13:01:00Z">
            <w:trPr>
              <w:trHeight w:val="705"/>
            </w:trPr>
          </w:trPrChange>
        </w:trPr>
        <w:tc>
          <w:tcPr>
            <w:tcW w:w="3164" w:type="dxa"/>
            <w:shd w:val="clear" w:color="auto" w:fill="D9D9D9" w:themeFill="background1" w:themeFillShade="D9"/>
            <w:vAlign w:val="center"/>
            <w:tcPrChange w:id="17" w:author="PENNING Mireille" w:date="2025-12-02T13:01:00Z">
              <w:tcPr>
                <w:tcW w:w="2122" w:type="dxa"/>
                <w:shd w:val="clear" w:color="auto" w:fill="D9D9D9" w:themeFill="background1" w:themeFillShade="D9"/>
                <w:vAlign w:val="center"/>
              </w:tcPr>
            </w:tcPrChange>
          </w:tcPr>
          <w:p w14:paraId="1FA492F7" w14:textId="411E0E31" w:rsidR="00BB360F" w:rsidRPr="00115F1A" w:rsidRDefault="00BB360F" w:rsidP="0089451C">
            <w:pPr>
              <w:rPr>
                <w:rFonts w:cstheme="minorHAnsi"/>
                <w:b/>
                <w:bCs/>
                <w:iCs/>
              </w:rPr>
            </w:pPr>
            <w:r w:rsidRPr="00115F1A">
              <w:rPr>
                <w:rFonts w:cstheme="minorHAnsi"/>
                <w:b/>
                <w:bCs/>
                <w:iCs/>
              </w:rPr>
              <w:t>Cycle/Classe</w:t>
            </w:r>
          </w:p>
        </w:tc>
        <w:customXmlDelRangeStart w:id="18" w:author="PENNING Mireille" w:date="2025-12-03T09:56:00Z"/>
        <w:sdt>
          <w:sdtPr>
            <w:rPr>
              <w:rFonts w:cstheme="minorHAnsi"/>
              <w:b/>
              <w:bCs/>
              <w:iCs/>
            </w:rPr>
            <w:alias w:val="Niveau cycle"/>
            <w:tag w:val="Niveau cycle"/>
            <w:id w:val="1227028691"/>
            <w:placeholder>
              <w:docPart w:val="5CD28877B32B4186BAC4CEE38D1BAFE4"/>
            </w:placeholder>
            <w15:color w:val="CC99FF"/>
            <w:dropDownList>
              <w:listItem w:displayText="..." w:value="..."/>
              <w:listItem w:displayText="1.0" w:value="1.0"/>
              <w:listItem w:displayText="1.1" w:value="1.1"/>
              <w:listItem w:displayText="1.2" w:value="1.2"/>
              <w:listItem w:displayText="1.3" w:value="1.3"/>
              <w:listItem w:displayText="2.1" w:value="2.1"/>
              <w:listItem w:displayText="2.2" w:value="2.2"/>
              <w:listItem w:displayText="2.3" w:value="2.3"/>
              <w:listItem w:displayText="3.1" w:value="3.1"/>
              <w:listItem w:displayText="3.2" w:value="3.2"/>
              <w:listItem w:displayText="3.3" w:value="3.3"/>
              <w:listItem w:displayText="4.1" w:value="4.1"/>
              <w:listItem w:displayText="4.2" w:value="4.2"/>
              <w:listItem w:displayText="4.3" w:value="4.3"/>
            </w:dropDownList>
          </w:sdtPr>
          <w:sdtEndPr/>
          <w:sdtContent>
            <w:customXmlDelRangeEnd w:id="18"/>
            <w:tc>
              <w:tcPr>
                <w:tcW w:w="1296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  <w:tcPrChange w:id="19" w:author="PENNING Mireille" w:date="2025-12-02T13:01:00Z">
                  <w:tcPr>
                    <w:tcW w:w="1134" w:type="dxa"/>
                    <w:tcBorders>
                      <w:top w:val="single" w:sz="4" w:space="0" w:color="auto"/>
                      <w:bottom w:val="single" w:sz="4" w:space="0" w:color="auto"/>
                    </w:tcBorders>
                    <w:vAlign w:val="center"/>
                  </w:tcPr>
                </w:tcPrChange>
              </w:tcPr>
              <w:p w14:paraId="07A6DFC8" w14:textId="127C8903" w:rsidR="00BB360F" w:rsidRPr="00115F1A" w:rsidRDefault="00BB360F" w:rsidP="0089451C">
                <w:pPr>
                  <w:rPr>
                    <w:rFonts w:cstheme="minorHAnsi"/>
                    <w:b/>
                    <w:bCs/>
                    <w:iCs/>
                  </w:rPr>
                </w:pPr>
                <w:del w:id="20" w:author="PENNING Mireille" w:date="2025-12-03T09:56:00Z">
                  <w:r w:rsidRPr="00115F1A" w:rsidDel="00610999">
                    <w:rPr>
                      <w:rFonts w:cstheme="minorHAnsi"/>
                      <w:b/>
                      <w:bCs/>
                      <w:iCs/>
                    </w:rPr>
                    <w:delText>...</w:delText>
                  </w:r>
                </w:del>
              </w:p>
            </w:tc>
            <w:customXmlDelRangeStart w:id="21" w:author="PENNING Mireille" w:date="2025-12-03T09:56:00Z"/>
          </w:sdtContent>
        </w:sdt>
        <w:customXmlDelRangeEnd w:id="21"/>
        <w:tc>
          <w:tcPr>
            <w:tcW w:w="1347" w:type="dxa"/>
            <w:shd w:val="clear" w:color="auto" w:fill="D9D9D9" w:themeFill="background1" w:themeFillShade="D9"/>
            <w:vAlign w:val="center"/>
            <w:tcPrChange w:id="22" w:author="PENNING Mireille" w:date="2025-12-02T13:01:00Z">
              <w:tcPr>
                <w:tcW w:w="1842" w:type="dxa"/>
                <w:shd w:val="clear" w:color="auto" w:fill="D9D9D9" w:themeFill="background1" w:themeFillShade="D9"/>
                <w:vAlign w:val="center"/>
              </w:tcPr>
            </w:tcPrChange>
          </w:tcPr>
          <w:p w14:paraId="27E3AB2A" w14:textId="4CB513E7" w:rsidR="00BB360F" w:rsidRPr="00115F1A" w:rsidRDefault="00BB360F" w:rsidP="0089451C">
            <w:pPr>
              <w:rPr>
                <w:rFonts w:cstheme="minorHAnsi"/>
                <w:b/>
                <w:bCs/>
                <w:iCs/>
              </w:rPr>
            </w:pPr>
            <w:r w:rsidRPr="00115F1A">
              <w:rPr>
                <w:rFonts w:cstheme="minorHAnsi"/>
                <w:b/>
                <w:bCs/>
                <w:iCs/>
              </w:rPr>
              <w:t>École /</w:t>
            </w:r>
            <w:ins w:id="23" w:author="PENNING Mireille" w:date="2025-12-03T09:56:00Z">
              <w:r w:rsidR="00610999">
                <w:rPr>
                  <w:rFonts w:cstheme="minorHAnsi"/>
                  <w:b/>
                  <w:bCs/>
                  <w:iCs/>
                </w:rPr>
                <w:t xml:space="preserve"> Lycée</w:t>
              </w:r>
            </w:ins>
            <w:del w:id="24" w:author="PENNING Mireille" w:date="2025-12-03T09:55:00Z">
              <w:r w:rsidRPr="00115F1A" w:rsidDel="00610999">
                <w:rPr>
                  <w:rFonts w:cstheme="minorHAnsi"/>
                  <w:b/>
                  <w:bCs/>
                  <w:iCs/>
                </w:rPr>
                <w:delText xml:space="preserve"> Bâtiment</w:delText>
              </w:r>
            </w:del>
          </w:p>
        </w:tc>
        <w:tc>
          <w:tcPr>
            <w:tcW w:w="3549" w:type="dxa"/>
            <w:vAlign w:val="center"/>
            <w:tcPrChange w:id="25" w:author="PENNING Mireille" w:date="2025-12-02T13:01:00Z">
              <w:tcPr>
                <w:tcW w:w="4253" w:type="dxa"/>
                <w:vAlign w:val="center"/>
              </w:tcPr>
            </w:tcPrChange>
          </w:tcPr>
          <w:p w14:paraId="642A23E0" w14:textId="77777777" w:rsidR="00BB360F" w:rsidRPr="00CF0072" w:rsidRDefault="00BB360F" w:rsidP="0089451C">
            <w:pPr>
              <w:rPr>
                <w:rFonts w:cstheme="minorHAnsi"/>
              </w:rPr>
            </w:pPr>
          </w:p>
        </w:tc>
      </w:tr>
    </w:tbl>
    <w:p w14:paraId="40AB9C85" w14:textId="77777777" w:rsidR="00BB360F" w:rsidRPr="00CF0072" w:rsidRDefault="00BB360F" w:rsidP="00BB360F">
      <w:pPr>
        <w:spacing w:after="0"/>
        <w:rPr>
          <w:rFonts w:cstheme="minorHAnsi"/>
        </w:rPr>
      </w:pPr>
    </w:p>
    <w:p w14:paraId="2EE95CDC" w14:textId="778CC61D" w:rsidR="00AA38F1" w:rsidDel="00A63852" w:rsidRDefault="00AA38F1" w:rsidP="002B1E79">
      <w:pPr>
        <w:pStyle w:val="Lschteparagraph"/>
        <w:ind w:left="142"/>
        <w:rPr>
          <w:del w:id="26" w:author="PENNING Mireille" w:date="2025-12-02T15:24:00Z"/>
          <w:b/>
          <w:bCs/>
        </w:rPr>
      </w:pPr>
    </w:p>
    <w:p w14:paraId="5F5600A1" w14:textId="77777777" w:rsidR="00912F48" w:rsidRPr="00A63852" w:rsidRDefault="00912F48">
      <w:pPr>
        <w:rPr>
          <w:b/>
          <w:bCs/>
          <w:rPrChange w:id="27" w:author="PENNING Mireille" w:date="2025-12-02T15:24:00Z">
            <w:rPr/>
          </w:rPrChange>
        </w:rPr>
        <w:pPrChange w:id="28" w:author="PENNING Mireille" w:date="2025-12-02T15:24:00Z">
          <w:pPr>
            <w:pStyle w:val="Lschteparagraph"/>
            <w:ind w:left="142"/>
          </w:pPr>
        </w:pPrChange>
      </w:pPr>
    </w:p>
    <w:p w14:paraId="57D9EC5B" w14:textId="4FD0DEA7" w:rsidR="00912F48" w:rsidRPr="005133C6" w:rsidRDefault="00912F48" w:rsidP="00912F48">
      <w:pPr>
        <w:pStyle w:val="Titel"/>
        <w:jc w:val="center"/>
        <w:rPr>
          <w:ins w:id="29" w:author="PENNING Mireille" w:date="2025-12-02T12:40:00Z"/>
          <w:u w:val="single"/>
        </w:rPr>
      </w:pPr>
      <w:ins w:id="30" w:author="PENNING Mireille" w:date="2025-12-02T12:40:00Z">
        <w:r>
          <w:rPr>
            <w:u w:val="single"/>
          </w:rPr>
          <w:t>Scolarisation spécialisée</w:t>
        </w:r>
      </w:ins>
    </w:p>
    <w:p w14:paraId="5E4D566B" w14:textId="77777777" w:rsidR="00912F48" w:rsidRPr="005133C6" w:rsidRDefault="00912F48" w:rsidP="00912F48">
      <w:pPr>
        <w:rPr>
          <w:ins w:id="31" w:author="PENNING Mireille" w:date="2025-12-02T12:40:00Z"/>
          <w:b/>
          <w:bCs/>
        </w:rPr>
      </w:pPr>
    </w:p>
    <w:tbl>
      <w:tblPr>
        <w:tblStyle w:val="TabellGrille"/>
        <w:tblW w:w="9351" w:type="dxa"/>
        <w:tblLook w:val="04A0" w:firstRow="1" w:lastRow="0" w:firstColumn="1" w:lastColumn="0" w:noHBand="0" w:noVBand="1"/>
        <w:tblPrChange w:id="32" w:author="PENNING Mireille" w:date="2025-12-02T12:45:00Z">
          <w:tblPr>
            <w:tblStyle w:val="TabellGrille"/>
            <w:tblW w:w="9351" w:type="dxa"/>
            <w:tblLook w:val="04A0" w:firstRow="1" w:lastRow="0" w:firstColumn="1" w:lastColumn="0" w:noHBand="0" w:noVBand="1"/>
          </w:tblPr>
        </w:tblPrChange>
      </w:tblPr>
      <w:tblGrid>
        <w:gridCol w:w="3256"/>
        <w:gridCol w:w="236"/>
        <w:gridCol w:w="1842"/>
        <w:gridCol w:w="4017"/>
        <w:tblGridChange w:id="33">
          <w:tblGrid>
            <w:gridCol w:w="2405"/>
            <w:gridCol w:w="851"/>
            <w:gridCol w:w="1842"/>
            <w:gridCol w:w="4253"/>
          </w:tblGrid>
        </w:tblGridChange>
      </w:tblGrid>
      <w:tr w:rsidR="00912F48" w:rsidRPr="00CF0072" w14:paraId="432877FC" w14:textId="77777777" w:rsidTr="00912F48">
        <w:trPr>
          <w:trHeight w:val="708"/>
          <w:ins w:id="34" w:author="PENNING Mireille" w:date="2025-12-02T12:40:00Z"/>
          <w:trPrChange w:id="35" w:author="PENNING Mireille" w:date="2025-12-02T12:45:00Z">
            <w:trPr>
              <w:trHeight w:val="708"/>
            </w:trPr>
          </w:trPrChange>
        </w:trPr>
        <w:tc>
          <w:tcPr>
            <w:tcW w:w="3256" w:type="dxa"/>
            <w:shd w:val="clear" w:color="auto" w:fill="D9D9D9" w:themeFill="background1" w:themeFillShade="D9"/>
            <w:vAlign w:val="center"/>
            <w:tcPrChange w:id="36" w:author="PENNING Mireille" w:date="2025-12-02T12:45:00Z">
              <w:tcPr>
                <w:tcW w:w="2405" w:type="dxa"/>
                <w:shd w:val="clear" w:color="auto" w:fill="D9D9D9" w:themeFill="background1" w:themeFillShade="D9"/>
                <w:vAlign w:val="center"/>
              </w:tcPr>
            </w:tcPrChange>
          </w:tcPr>
          <w:p w14:paraId="57F92E45" w14:textId="2582A20F" w:rsidR="00912F48" w:rsidRPr="00115F1A" w:rsidRDefault="00912F48" w:rsidP="00FB3E79">
            <w:pPr>
              <w:rPr>
                <w:ins w:id="37" w:author="PENNING Mireille" w:date="2025-12-02T12:40:00Z"/>
                <w:rFonts w:cstheme="minorHAnsi"/>
                <w:b/>
                <w:bCs/>
                <w:iCs/>
              </w:rPr>
            </w:pPr>
            <w:ins w:id="38" w:author="PENNING Mireille" w:date="2025-12-02T12:41:00Z">
              <w:r w:rsidRPr="00132D91">
                <w:rPr>
                  <w:rFonts w:cstheme="minorHAnsi"/>
                  <w:b/>
                  <w:bCs/>
                  <w:iCs/>
                </w:rPr>
                <w:t>Personne de référence</w:t>
              </w:r>
            </w:ins>
          </w:p>
        </w:tc>
        <w:tc>
          <w:tcPr>
            <w:tcW w:w="6095" w:type="dxa"/>
            <w:gridSpan w:val="3"/>
            <w:vAlign w:val="center"/>
            <w:tcPrChange w:id="39" w:author="PENNING Mireille" w:date="2025-12-02T12:45:00Z">
              <w:tcPr>
                <w:tcW w:w="6946" w:type="dxa"/>
                <w:gridSpan w:val="3"/>
                <w:vAlign w:val="center"/>
              </w:tcPr>
            </w:tcPrChange>
          </w:tcPr>
          <w:p w14:paraId="0D710062" w14:textId="77777777" w:rsidR="00912F48" w:rsidRPr="00115F1A" w:rsidRDefault="00912F48" w:rsidP="00FB3E79">
            <w:pPr>
              <w:rPr>
                <w:ins w:id="40" w:author="PENNING Mireille" w:date="2025-12-02T12:40:00Z"/>
                <w:rFonts w:cstheme="minorHAnsi"/>
                <w:b/>
                <w:bCs/>
                <w:iCs/>
              </w:rPr>
            </w:pPr>
          </w:p>
        </w:tc>
      </w:tr>
      <w:tr w:rsidR="00912F48" w:rsidRPr="00CF0072" w14:paraId="08FFC1B8" w14:textId="77777777" w:rsidTr="00912F48">
        <w:trPr>
          <w:trHeight w:val="705"/>
          <w:ins w:id="41" w:author="PENNING Mireille" w:date="2025-12-02T12:40:00Z"/>
          <w:trPrChange w:id="42" w:author="PENNING Mireille" w:date="2025-12-02T12:45:00Z">
            <w:trPr>
              <w:trHeight w:val="705"/>
            </w:trPr>
          </w:trPrChange>
        </w:trPr>
        <w:tc>
          <w:tcPr>
            <w:tcW w:w="3256" w:type="dxa"/>
            <w:shd w:val="clear" w:color="auto" w:fill="D9D9D9" w:themeFill="background1" w:themeFillShade="D9"/>
            <w:vAlign w:val="center"/>
            <w:tcPrChange w:id="43" w:author="PENNING Mireille" w:date="2025-12-02T12:45:00Z">
              <w:tcPr>
                <w:tcW w:w="2405" w:type="dxa"/>
                <w:shd w:val="clear" w:color="auto" w:fill="D9D9D9" w:themeFill="background1" w:themeFillShade="D9"/>
                <w:vAlign w:val="center"/>
              </w:tcPr>
            </w:tcPrChange>
          </w:tcPr>
          <w:p w14:paraId="028FC3DC" w14:textId="117F41A4" w:rsidR="00912F48" w:rsidRPr="00115F1A" w:rsidRDefault="00912F48" w:rsidP="00FB3E79">
            <w:pPr>
              <w:rPr>
                <w:ins w:id="44" w:author="PENNING Mireille" w:date="2025-12-02T12:40:00Z"/>
                <w:rFonts w:cstheme="minorHAnsi"/>
                <w:b/>
                <w:bCs/>
                <w:iCs/>
              </w:rPr>
            </w:pPr>
            <w:ins w:id="45" w:author="PENNING Mireille" w:date="2025-12-02T12:44:00Z">
              <w:r>
                <w:rPr>
                  <w:rFonts w:cstheme="minorHAnsi"/>
                  <w:b/>
                  <w:bCs/>
                  <w:iCs/>
                </w:rPr>
                <w:t>Lieu de scolarisation</w:t>
              </w:r>
            </w:ins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  <w:tcPrChange w:id="46" w:author="PENNING Mireille" w:date="2025-12-02T12:45:00Z">
              <w:tcPr>
                <w:tcW w:w="851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</w:tcPrChange>
          </w:tcPr>
          <w:p w14:paraId="60598312" w14:textId="16EE25B5" w:rsidR="00912F48" w:rsidRPr="00115F1A" w:rsidRDefault="00912F48" w:rsidP="00FB3E79">
            <w:pPr>
              <w:rPr>
                <w:ins w:id="47" w:author="PENNING Mireille" w:date="2025-12-02T12:40:00Z"/>
                <w:rFonts w:cstheme="minorHAnsi"/>
                <w:b/>
                <w:bCs/>
                <w:iCs/>
              </w:rPr>
            </w:pPr>
          </w:p>
        </w:tc>
        <w:tc>
          <w:tcPr>
            <w:tcW w:w="1842" w:type="dxa"/>
            <w:tcBorders>
              <w:left w:val="nil"/>
              <w:right w:val="nil"/>
            </w:tcBorders>
            <w:shd w:val="clear" w:color="auto" w:fill="auto"/>
            <w:vAlign w:val="center"/>
            <w:tcPrChange w:id="48" w:author="PENNING Mireille" w:date="2025-12-02T12:45:00Z">
              <w:tcPr>
                <w:tcW w:w="1842" w:type="dxa"/>
                <w:shd w:val="clear" w:color="auto" w:fill="D9D9D9" w:themeFill="background1" w:themeFillShade="D9"/>
                <w:vAlign w:val="center"/>
              </w:tcPr>
            </w:tcPrChange>
          </w:tcPr>
          <w:p w14:paraId="65063390" w14:textId="5A05E361" w:rsidR="00912F48" w:rsidRPr="00115F1A" w:rsidRDefault="00912F48" w:rsidP="00FB3E79">
            <w:pPr>
              <w:rPr>
                <w:ins w:id="49" w:author="PENNING Mireille" w:date="2025-12-02T12:40:00Z"/>
                <w:rFonts w:cstheme="minorHAnsi"/>
                <w:b/>
                <w:bCs/>
                <w:iCs/>
              </w:rPr>
            </w:pPr>
          </w:p>
        </w:tc>
        <w:tc>
          <w:tcPr>
            <w:tcW w:w="4017" w:type="dxa"/>
            <w:tcBorders>
              <w:left w:val="nil"/>
            </w:tcBorders>
            <w:shd w:val="clear" w:color="auto" w:fill="auto"/>
            <w:vAlign w:val="center"/>
            <w:tcPrChange w:id="50" w:author="PENNING Mireille" w:date="2025-12-02T12:45:00Z">
              <w:tcPr>
                <w:tcW w:w="4253" w:type="dxa"/>
                <w:vAlign w:val="center"/>
              </w:tcPr>
            </w:tcPrChange>
          </w:tcPr>
          <w:p w14:paraId="39F50CFB" w14:textId="77777777" w:rsidR="00912F48" w:rsidRPr="00CF0072" w:rsidRDefault="00912F48" w:rsidP="00FB3E79">
            <w:pPr>
              <w:rPr>
                <w:ins w:id="51" w:author="PENNING Mireille" w:date="2025-12-02T12:40:00Z"/>
                <w:rFonts w:cstheme="minorHAnsi"/>
              </w:rPr>
            </w:pPr>
          </w:p>
        </w:tc>
      </w:tr>
    </w:tbl>
    <w:p w14:paraId="76D292D6" w14:textId="07580A31" w:rsidR="00D23A39" w:rsidRDefault="00D23A39" w:rsidP="002B1E79">
      <w:pPr>
        <w:pStyle w:val="Lschteparagraph"/>
        <w:ind w:left="142"/>
        <w:rPr>
          <w:b/>
          <w:bCs/>
        </w:rPr>
      </w:pPr>
    </w:p>
    <w:p w14:paraId="578BA363" w14:textId="2307DF8A" w:rsidR="00D23A39" w:rsidRDefault="00D23A39" w:rsidP="002B1E79">
      <w:pPr>
        <w:pStyle w:val="Lschteparagraph"/>
        <w:ind w:left="142"/>
        <w:rPr>
          <w:b/>
          <w:bCs/>
        </w:rPr>
      </w:pPr>
    </w:p>
    <w:p w14:paraId="00176B0E" w14:textId="1D72BB39" w:rsidR="00D23A39" w:rsidDel="00912F48" w:rsidRDefault="00D23A39" w:rsidP="002B1E79">
      <w:pPr>
        <w:pStyle w:val="Lschteparagraph"/>
        <w:ind w:left="142"/>
        <w:rPr>
          <w:del w:id="52" w:author="PENNING Mireille" w:date="2025-12-02T12:46:00Z"/>
          <w:b/>
          <w:bCs/>
        </w:rPr>
      </w:pPr>
    </w:p>
    <w:p w14:paraId="46AC5B71" w14:textId="77777777" w:rsidR="00D23A39" w:rsidDel="00912F48" w:rsidRDefault="00D23A39" w:rsidP="002B1E79">
      <w:pPr>
        <w:pStyle w:val="Lschteparagraph"/>
        <w:ind w:left="142"/>
        <w:rPr>
          <w:del w:id="53" w:author="PENNING Mireille" w:date="2025-12-02T12:46:00Z"/>
          <w:b/>
          <w:bCs/>
        </w:rPr>
      </w:pPr>
    </w:p>
    <w:p w14:paraId="5A7BB841" w14:textId="57586B8E" w:rsidR="00D23A39" w:rsidDel="00912F48" w:rsidRDefault="00D23A39" w:rsidP="002B1E79">
      <w:pPr>
        <w:pStyle w:val="Lschteparagraph"/>
        <w:ind w:left="142"/>
        <w:rPr>
          <w:del w:id="54" w:author="PENNING Mireille" w:date="2025-12-02T12:46:00Z"/>
          <w:b/>
          <w:bCs/>
        </w:rPr>
      </w:pPr>
    </w:p>
    <w:p w14:paraId="69808E83" w14:textId="77777777" w:rsidR="00D23A39" w:rsidRDefault="00D23A39" w:rsidP="00D23A39">
      <w:pPr>
        <w:rPr>
          <w:b/>
          <w:bCs/>
        </w:rPr>
      </w:pPr>
      <w:r>
        <w:rPr>
          <w:b/>
          <w:bCs/>
        </w:rPr>
        <w:br w:type="page"/>
      </w:r>
    </w:p>
    <w:p w14:paraId="263F958F" w14:textId="77777777" w:rsidR="00D23A39" w:rsidRDefault="00D23A39" w:rsidP="00BE381E">
      <w:pPr>
        <w:rPr>
          <w:b/>
          <w:bCs/>
          <w:highlight w:val="darkGray"/>
        </w:rPr>
        <w:sectPr w:rsidR="00D23A39" w:rsidSect="00312BC9">
          <w:headerReference w:type="default" r:id="rId11"/>
          <w:pgSz w:w="11906" w:h="16838"/>
          <w:pgMar w:top="1440" w:right="1133" w:bottom="1440" w:left="1440" w:header="708" w:footer="708" w:gutter="0"/>
          <w:cols w:space="708"/>
          <w:docGrid w:linePitch="360"/>
        </w:sectPr>
      </w:pPr>
    </w:p>
    <w:p w14:paraId="715A80B4" w14:textId="2DEE33A2" w:rsidR="00F36665" w:rsidRDefault="00F36665" w:rsidP="00BE381E">
      <w:pPr>
        <w:rPr>
          <w:b/>
          <w:bCs/>
          <w:highlight w:val="darkGray"/>
        </w:rPr>
      </w:pPr>
    </w:p>
    <w:p w14:paraId="5D452A2E" w14:textId="74A7438A" w:rsidR="001A276C" w:rsidRDefault="001A276C" w:rsidP="001A276C">
      <w:pPr>
        <w:pStyle w:val="Titel"/>
        <w:jc w:val="center"/>
        <w:rPr>
          <w:u w:val="single"/>
        </w:rPr>
      </w:pPr>
      <w:r w:rsidRPr="00BF46C9">
        <w:rPr>
          <w:u w:val="single"/>
        </w:rPr>
        <w:t>Interven</w:t>
      </w:r>
      <w:r>
        <w:rPr>
          <w:u w:val="single"/>
        </w:rPr>
        <w:t>tion(s) par</w:t>
      </w:r>
      <w:r w:rsidRPr="00BF46C9">
        <w:rPr>
          <w:u w:val="single"/>
        </w:rPr>
        <w:t xml:space="preserve"> </w:t>
      </w:r>
      <w:r>
        <w:rPr>
          <w:u w:val="single"/>
        </w:rPr>
        <w:t>acteur(s) du dispositif des prises en charge des élèves à besoins éducatifs spécifiques</w:t>
      </w:r>
    </w:p>
    <w:p w14:paraId="2A48E5B8" w14:textId="77777777" w:rsidR="00D23A39" w:rsidRPr="00BF46C9" w:rsidRDefault="00D23A39" w:rsidP="00D23A39"/>
    <w:tbl>
      <w:tblPr>
        <w:tblStyle w:val="TabellGrille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3192"/>
        <w:gridCol w:w="3512"/>
      </w:tblGrid>
      <w:tr w:rsidR="001A276C" w14:paraId="0AFE665F" w14:textId="77777777" w:rsidTr="0023703C">
        <w:trPr>
          <w:trHeight w:val="634"/>
        </w:trPr>
        <w:tc>
          <w:tcPr>
            <w:tcW w:w="2608" w:type="dxa"/>
            <w:shd w:val="clear" w:color="auto" w:fill="D9D9D9" w:themeFill="background1" w:themeFillShade="D9"/>
            <w:vAlign w:val="center"/>
          </w:tcPr>
          <w:p w14:paraId="5545759C" w14:textId="0070B923" w:rsidR="001A276C" w:rsidRDefault="001A276C" w:rsidP="008C7550">
            <w:pPr>
              <w:rPr>
                <w:b/>
                <w:bCs/>
              </w:rPr>
            </w:pPr>
            <w:r>
              <w:rPr>
                <w:b/>
                <w:bCs/>
              </w:rPr>
              <w:t>Intervenant</w:t>
            </w:r>
          </w:p>
        </w:tc>
        <w:tc>
          <w:tcPr>
            <w:tcW w:w="3192" w:type="dxa"/>
            <w:shd w:val="clear" w:color="auto" w:fill="D9D9D9" w:themeFill="background1" w:themeFillShade="D9"/>
            <w:vAlign w:val="center"/>
          </w:tcPr>
          <w:p w14:paraId="64BDD67C" w14:textId="4E422A1C" w:rsidR="001A276C" w:rsidRDefault="001A276C" w:rsidP="008C7550">
            <w:pPr>
              <w:rPr>
                <w:b/>
                <w:bCs/>
              </w:rPr>
            </w:pPr>
            <w:r>
              <w:rPr>
                <w:b/>
                <w:bCs/>
              </w:rPr>
              <w:t>Fonction</w:t>
            </w:r>
          </w:p>
        </w:tc>
        <w:tc>
          <w:tcPr>
            <w:tcW w:w="3512" w:type="dxa"/>
            <w:shd w:val="clear" w:color="auto" w:fill="D9D9D9" w:themeFill="background1" w:themeFillShade="D9"/>
            <w:vAlign w:val="center"/>
          </w:tcPr>
          <w:p w14:paraId="61DA33B4" w14:textId="2B5F2FEF" w:rsidR="001A276C" w:rsidRDefault="001A276C" w:rsidP="008C7550">
            <w:pPr>
              <w:rPr>
                <w:b/>
                <w:bCs/>
              </w:rPr>
            </w:pPr>
            <w:r>
              <w:rPr>
                <w:b/>
                <w:bCs/>
              </w:rPr>
              <w:t>Type d’intervention</w:t>
            </w:r>
          </w:p>
        </w:tc>
      </w:tr>
      <w:tr w:rsidR="001A276C" w14:paraId="0D823360" w14:textId="77777777" w:rsidTr="0023703C">
        <w:trPr>
          <w:trHeight w:val="841"/>
        </w:trPr>
        <w:tc>
          <w:tcPr>
            <w:tcW w:w="2608" w:type="dxa"/>
          </w:tcPr>
          <w:p w14:paraId="0EF1FFA6" w14:textId="77777777" w:rsidR="001A276C" w:rsidRDefault="001A276C" w:rsidP="003A5030">
            <w:pPr>
              <w:rPr>
                <w:b/>
                <w:bCs/>
              </w:rPr>
            </w:pPr>
          </w:p>
        </w:tc>
        <w:tc>
          <w:tcPr>
            <w:tcW w:w="3192" w:type="dxa"/>
          </w:tcPr>
          <w:p w14:paraId="74E93F78" w14:textId="77777777" w:rsidR="001A276C" w:rsidRDefault="001A276C" w:rsidP="003A5030">
            <w:pPr>
              <w:rPr>
                <w:b/>
                <w:bCs/>
              </w:rPr>
            </w:pPr>
          </w:p>
        </w:tc>
        <w:tc>
          <w:tcPr>
            <w:tcW w:w="3512" w:type="dxa"/>
          </w:tcPr>
          <w:p w14:paraId="3334D954" w14:textId="77777777" w:rsidR="001A276C" w:rsidRDefault="001A276C" w:rsidP="003A5030">
            <w:pPr>
              <w:rPr>
                <w:b/>
                <w:bCs/>
              </w:rPr>
            </w:pPr>
          </w:p>
        </w:tc>
      </w:tr>
      <w:tr w:rsidR="001A276C" w14:paraId="0AD4D554" w14:textId="77777777" w:rsidTr="0023703C">
        <w:trPr>
          <w:trHeight w:val="996"/>
        </w:trPr>
        <w:tc>
          <w:tcPr>
            <w:tcW w:w="2608" w:type="dxa"/>
          </w:tcPr>
          <w:p w14:paraId="3BACA26F" w14:textId="77777777" w:rsidR="001A276C" w:rsidRDefault="001A276C" w:rsidP="003A5030">
            <w:pPr>
              <w:rPr>
                <w:b/>
                <w:bCs/>
              </w:rPr>
            </w:pPr>
          </w:p>
        </w:tc>
        <w:tc>
          <w:tcPr>
            <w:tcW w:w="3192" w:type="dxa"/>
          </w:tcPr>
          <w:p w14:paraId="68E044B4" w14:textId="77777777" w:rsidR="001A276C" w:rsidRDefault="001A276C" w:rsidP="003A5030">
            <w:pPr>
              <w:rPr>
                <w:b/>
                <w:bCs/>
              </w:rPr>
            </w:pPr>
          </w:p>
        </w:tc>
        <w:tc>
          <w:tcPr>
            <w:tcW w:w="3512" w:type="dxa"/>
          </w:tcPr>
          <w:p w14:paraId="7EB8990F" w14:textId="77777777" w:rsidR="001A276C" w:rsidRDefault="001A276C" w:rsidP="003A5030">
            <w:pPr>
              <w:rPr>
                <w:b/>
                <w:bCs/>
              </w:rPr>
            </w:pPr>
          </w:p>
        </w:tc>
      </w:tr>
      <w:tr w:rsidR="001A276C" w14:paraId="21123C6A" w14:textId="77777777" w:rsidTr="0023703C">
        <w:trPr>
          <w:trHeight w:val="968"/>
        </w:trPr>
        <w:tc>
          <w:tcPr>
            <w:tcW w:w="2608" w:type="dxa"/>
          </w:tcPr>
          <w:p w14:paraId="65ACAE5B" w14:textId="77777777" w:rsidR="001A276C" w:rsidRDefault="001A276C" w:rsidP="003A5030">
            <w:pPr>
              <w:rPr>
                <w:b/>
                <w:bCs/>
              </w:rPr>
            </w:pPr>
          </w:p>
        </w:tc>
        <w:tc>
          <w:tcPr>
            <w:tcW w:w="3192" w:type="dxa"/>
          </w:tcPr>
          <w:p w14:paraId="2CA9D1C5" w14:textId="77777777" w:rsidR="001A276C" w:rsidRDefault="001A276C" w:rsidP="003A5030">
            <w:pPr>
              <w:rPr>
                <w:b/>
                <w:bCs/>
              </w:rPr>
            </w:pPr>
          </w:p>
        </w:tc>
        <w:tc>
          <w:tcPr>
            <w:tcW w:w="3512" w:type="dxa"/>
          </w:tcPr>
          <w:p w14:paraId="09E13DF3" w14:textId="77777777" w:rsidR="001A276C" w:rsidRDefault="001A276C" w:rsidP="003A5030">
            <w:pPr>
              <w:rPr>
                <w:b/>
                <w:bCs/>
              </w:rPr>
            </w:pPr>
          </w:p>
        </w:tc>
      </w:tr>
    </w:tbl>
    <w:p w14:paraId="53A47DA2" w14:textId="77777777" w:rsidR="00D23A39" w:rsidRDefault="00D23A39" w:rsidP="00D23A39">
      <w:pPr>
        <w:rPr>
          <w:b/>
          <w:bCs/>
        </w:rPr>
      </w:pPr>
    </w:p>
    <w:p w14:paraId="6874827F" w14:textId="77777777" w:rsidR="00D23A39" w:rsidRDefault="00D23A39" w:rsidP="00D23A39">
      <w:pPr>
        <w:rPr>
          <w:b/>
          <w:bCs/>
        </w:rPr>
      </w:pPr>
    </w:p>
    <w:p w14:paraId="58BF2963" w14:textId="6DDE9B60" w:rsidR="00D23A39" w:rsidRDefault="001D663F" w:rsidP="00D23A39">
      <w:pPr>
        <w:jc w:val="center"/>
        <w:rPr>
          <w:sz w:val="32"/>
          <w:szCs w:val="32"/>
          <w:u w:val="single"/>
        </w:rPr>
      </w:pPr>
      <w:sdt>
        <w:sdtPr>
          <w:rPr>
            <w:sz w:val="32"/>
            <w:szCs w:val="32"/>
          </w:rPr>
          <w:id w:val="-17179542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C7550">
            <w:rPr>
              <w:rFonts w:ascii="MS Gothic" w:eastAsia="MS Gothic" w:hAnsi="MS Gothic" w:hint="eastAsia"/>
              <w:sz w:val="32"/>
              <w:szCs w:val="32"/>
            </w:rPr>
            <w:t>☐</w:t>
          </w:r>
        </w:sdtContent>
      </w:sdt>
      <w:r w:rsidR="00D23A39" w:rsidRPr="004078A3">
        <w:rPr>
          <w:sz w:val="32"/>
          <w:szCs w:val="32"/>
        </w:rPr>
        <w:t xml:space="preserve">   </w:t>
      </w:r>
      <w:r w:rsidR="00D23A39" w:rsidRPr="00DC1B9B">
        <w:rPr>
          <w:rFonts w:asciiTheme="majorHAnsi" w:hAnsiTheme="majorHAnsi"/>
          <w:sz w:val="32"/>
          <w:szCs w:val="32"/>
          <w:u w:val="single"/>
        </w:rPr>
        <w:t>Aménagement(s) raisonnable(s)</w:t>
      </w:r>
    </w:p>
    <w:p w14:paraId="38A3A058" w14:textId="5FBEE2CF" w:rsidR="00D23A39" w:rsidRPr="001308D5" w:rsidRDefault="001A276C" w:rsidP="00D23A39">
      <w:pPr>
        <w:jc w:val="center"/>
        <w:rPr>
          <w:sz w:val="32"/>
          <w:szCs w:val="32"/>
          <w:u w:val="single"/>
        </w:rPr>
      </w:pPr>
      <w:r w:rsidRPr="00551854">
        <w:rPr>
          <w:rFonts w:asciiTheme="majorHAnsi" w:hAnsiTheme="majorHAnsi" w:cstheme="majorHAnsi"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28F02F4D" wp14:editId="2D5E326C">
                <wp:simplePos x="0" y="0"/>
                <wp:positionH relativeFrom="column">
                  <wp:posOffset>0</wp:posOffset>
                </wp:positionH>
                <wp:positionV relativeFrom="paragraph">
                  <wp:posOffset>337185</wp:posOffset>
                </wp:positionV>
                <wp:extent cx="5876925" cy="1205802"/>
                <wp:effectExtent l="0" t="0" r="28575" b="1397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6925" cy="12058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A4EEF3" w14:textId="77777777" w:rsidR="001A276C" w:rsidRDefault="001A276C" w:rsidP="001A276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02F4D" id="Text Box 8" o:spid="_x0000_s1038" type="#_x0000_t202" style="position:absolute;left:0;text-align:left;margin-left:0;margin-top:26.55pt;width:462.75pt;height:94.95pt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" fillcolor="white [3201]" strokeweight=".5pt">
                <v:textbox>
                  <w:txbxContent>
                    <w:p w14:paraId="64A4EEF3" w14:textId="77777777" w:rsidR="001A276C" w:rsidRDefault="001A276C" w:rsidP="001A276C"/>
                  </w:txbxContent>
                </v:textbox>
              </v:shape>
            </w:pict>
          </mc:Fallback>
        </mc:AlternateContent>
      </w:r>
    </w:p>
    <w:p w14:paraId="784B2097" w14:textId="3A23A2F7" w:rsidR="00D23A39" w:rsidRDefault="00D23A39" w:rsidP="00D23A39"/>
    <w:p w14:paraId="752E2BC6" w14:textId="7223BAB7" w:rsidR="00D23A39" w:rsidRDefault="00D23A39" w:rsidP="00D23A39">
      <w:pPr>
        <w:jc w:val="center"/>
        <w:rPr>
          <w:rFonts w:asciiTheme="majorHAnsi" w:hAnsiTheme="majorHAnsi" w:cstheme="majorHAnsi"/>
          <w:sz w:val="32"/>
          <w:szCs w:val="32"/>
          <w:u w:val="single"/>
        </w:rPr>
      </w:pPr>
    </w:p>
    <w:p w14:paraId="1F03152C" w14:textId="77777777" w:rsidR="00D23A39" w:rsidRDefault="00D23A39" w:rsidP="00BE381E">
      <w:pPr>
        <w:rPr>
          <w:b/>
          <w:bCs/>
          <w:highlight w:val="darkGray"/>
        </w:rPr>
        <w:sectPr w:rsidR="00D23A39" w:rsidSect="001A276C">
          <w:pgSz w:w="11906" w:h="16838" w:code="9"/>
          <w:pgMar w:top="1440" w:right="1134" w:bottom="1440" w:left="1440" w:header="709" w:footer="709" w:gutter="0"/>
          <w:cols w:space="708"/>
          <w:docGrid w:linePitch="360"/>
        </w:sectPr>
      </w:pPr>
    </w:p>
    <w:p w14:paraId="33697F1D" w14:textId="5318CE8F" w:rsidR="004C4085" w:rsidRDefault="00AB25A1" w:rsidP="00BF409B">
      <w:pPr>
        <w:pStyle w:val="Titel"/>
        <w:jc w:val="center"/>
        <w:rPr>
          <w:u w:val="single"/>
        </w:rPr>
      </w:pPr>
      <w:bookmarkStart w:id="57" w:name="_Hlk202256538"/>
      <w:r w:rsidRPr="00BE027B">
        <w:rPr>
          <w:u w:val="single"/>
        </w:rPr>
        <w:lastRenderedPageBreak/>
        <w:t xml:space="preserve">Besoins </w:t>
      </w:r>
      <w:r w:rsidR="00156EA5" w:rsidRPr="00BE027B">
        <w:rPr>
          <w:u w:val="single"/>
        </w:rPr>
        <w:t xml:space="preserve">éducatifs </w:t>
      </w:r>
      <w:r w:rsidRPr="00BE027B">
        <w:rPr>
          <w:u w:val="single"/>
        </w:rPr>
        <w:t>spécifiques</w:t>
      </w:r>
      <w:r w:rsidR="004D6D85" w:rsidRPr="00BE027B">
        <w:rPr>
          <w:u w:val="single"/>
        </w:rPr>
        <w:t xml:space="preserve"> </w:t>
      </w:r>
      <w:bookmarkEnd w:id="57"/>
    </w:p>
    <w:p w14:paraId="79B9365D" w14:textId="77777777" w:rsidR="00BF409B" w:rsidRPr="00BF409B" w:rsidRDefault="00BF409B" w:rsidP="00BF409B"/>
    <w:p w14:paraId="761C1E25" w14:textId="1CC4650E" w:rsidR="00BF409B" w:rsidRDefault="00BF409B" w:rsidP="00BF409B">
      <w:pPr>
        <w:pStyle w:val="Lschteparagraph"/>
        <w:ind w:left="142"/>
        <w:jc w:val="center"/>
        <w:rPr>
          <w:rFonts w:asciiTheme="majorHAnsi" w:hAnsiTheme="majorHAnsi" w:cstheme="majorHAnsi"/>
          <w:sz w:val="32"/>
          <w:szCs w:val="32"/>
          <w:u w:val="single"/>
        </w:rPr>
      </w:pPr>
      <w:r>
        <w:rPr>
          <w:rFonts w:asciiTheme="majorHAnsi" w:hAnsiTheme="majorHAnsi" w:cstheme="majorHAnsi"/>
          <w:sz w:val="32"/>
          <w:szCs w:val="32"/>
          <w:u w:val="single"/>
        </w:rPr>
        <w:t xml:space="preserve">Développement </w:t>
      </w:r>
      <w:proofErr w:type="spellStart"/>
      <w:r>
        <w:rPr>
          <w:rFonts w:asciiTheme="majorHAnsi" w:hAnsiTheme="majorHAnsi" w:cstheme="majorHAnsi"/>
          <w:sz w:val="32"/>
          <w:szCs w:val="32"/>
          <w:u w:val="single"/>
        </w:rPr>
        <w:t>ELDiB</w:t>
      </w:r>
      <w:proofErr w:type="spellEnd"/>
    </w:p>
    <w:p w14:paraId="19EFD025" w14:textId="516775A3" w:rsidR="00BF409B" w:rsidRPr="00441308" w:rsidRDefault="00BF409B" w:rsidP="00BF409B">
      <w:pPr>
        <w:spacing w:after="0" w:line="240" w:lineRule="auto"/>
        <w:rPr>
          <w:rFonts w:cstheme="minorHAnsi"/>
        </w:rPr>
      </w:pPr>
    </w:p>
    <w:tbl>
      <w:tblPr>
        <w:tblStyle w:val="TabellGrille"/>
        <w:tblW w:w="7230" w:type="dxa"/>
        <w:tblInd w:w="896" w:type="dxa"/>
        <w:tblLayout w:type="fixed"/>
        <w:tblLook w:val="04A0" w:firstRow="1" w:lastRow="0" w:firstColumn="1" w:lastColumn="0" w:noHBand="0" w:noVBand="1"/>
      </w:tblPr>
      <w:tblGrid>
        <w:gridCol w:w="595"/>
        <w:gridCol w:w="595"/>
        <w:gridCol w:w="595"/>
        <w:gridCol w:w="595"/>
        <w:gridCol w:w="1164"/>
        <w:gridCol w:w="638"/>
        <w:gridCol w:w="638"/>
        <w:gridCol w:w="638"/>
        <w:gridCol w:w="638"/>
        <w:gridCol w:w="1134"/>
      </w:tblGrid>
      <w:tr w:rsidR="00BF409B" w:rsidRPr="00441308" w14:paraId="2469DE00" w14:textId="77777777" w:rsidTr="00A92E98">
        <w:trPr>
          <w:trHeight w:val="113"/>
        </w:trPr>
        <w:tc>
          <w:tcPr>
            <w:tcW w:w="595" w:type="dxa"/>
            <w:tcBorders>
              <w:bottom w:val="nil"/>
            </w:tcBorders>
            <w:vAlign w:val="center"/>
          </w:tcPr>
          <w:p w14:paraId="2010D836" w14:textId="77777777" w:rsidR="00BF409B" w:rsidRPr="007A6F88" w:rsidRDefault="00BF409B" w:rsidP="00A92E98">
            <w:pPr>
              <w:jc w:val="center"/>
              <w:rPr>
                <w:rFonts w:cstheme="minorHAnsi"/>
                <w:b/>
                <w:sz w:val="12"/>
                <w:szCs w:val="12"/>
              </w:rPr>
            </w:pPr>
            <w:r>
              <w:rPr>
                <w:rFonts w:cstheme="minorHAnsi"/>
                <w:b/>
                <w:sz w:val="12"/>
                <w:szCs w:val="12"/>
              </w:rPr>
              <w:t>COMP</w:t>
            </w:r>
          </w:p>
          <w:p w14:paraId="41434F02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  <w:p w14:paraId="4E3ACCD4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bottom w:val="nil"/>
            </w:tcBorders>
            <w:vAlign w:val="center"/>
          </w:tcPr>
          <w:p w14:paraId="40D0B755" w14:textId="77777777" w:rsidR="00BF409B" w:rsidRPr="007A6F88" w:rsidRDefault="00BF409B" w:rsidP="00A92E98">
            <w:pPr>
              <w:jc w:val="center"/>
              <w:rPr>
                <w:rFonts w:cstheme="minorHAnsi"/>
                <w:b/>
                <w:sz w:val="12"/>
                <w:szCs w:val="12"/>
              </w:rPr>
            </w:pPr>
            <w:r>
              <w:rPr>
                <w:rFonts w:cstheme="minorHAnsi"/>
                <w:b/>
                <w:sz w:val="12"/>
                <w:szCs w:val="12"/>
              </w:rPr>
              <w:t>COMM</w:t>
            </w:r>
          </w:p>
          <w:p w14:paraId="22161B50" w14:textId="77777777" w:rsidR="00BF409B" w:rsidRPr="00441308" w:rsidRDefault="00BF409B" w:rsidP="00A92E98">
            <w:pPr>
              <w:jc w:val="center"/>
              <w:rPr>
                <w:rFonts w:cstheme="minorHAnsi"/>
                <w:b/>
                <w:sz w:val="10"/>
                <w:szCs w:val="10"/>
              </w:rPr>
            </w:pPr>
          </w:p>
          <w:p w14:paraId="452280F6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35</w:t>
            </w:r>
          </w:p>
        </w:tc>
        <w:tc>
          <w:tcPr>
            <w:tcW w:w="595" w:type="dxa"/>
            <w:tcBorders>
              <w:bottom w:val="nil"/>
            </w:tcBorders>
            <w:vAlign w:val="center"/>
          </w:tcPr>
          <w:p w14:paraId="57BA4059" w14:textId="77777777" w:rsidR="00BF409B" w:rsidRPr="007A6F88" w:rsidRDefault="00BF409B" w:rsidP="00A92E98">
            <w:pPr>
              <w:jc w:val="center"/>
              <w:rPr>
                <w:rFonts w:cstheme="minorHAnsi"/>
                <w:b/>
                <w:sz w:val="12"/>
                <w:szCs w:val="12"/>
              </w:rPr>
            </w:pPr>
            <w:r w:rsidRPr="007A6F88">
              <w:rPr>
                <w:rFonts w:cstheme="minorHAnsi"/>
                <w:b/>
                <w:sz w:val="12"/>
                <w:szCs w:val="12"/>
              </w:rPr>
              <w:t>SO</w:t>
            </w:r>
            <w:r>
              <w:rPr>
                <w:rFonts w:cstheme="minorHAnsi"/>
                <w:b/>
                <w:sz w:val="12"/>
                <w:szCs w:val="12"/>
              </w:rPr>
              <w:t>C</w:t>
            </w:r>
          </w:p>
          <w:p w14:paraId="1F436E26" w14:textId="77777777" w:rsidR="00BF409B" w:rsidRPr="00441308" w:rsidRDefault="00BF409B" w:rsidP="00A92E98">
            <w:pPr>
              <w:jc w:val="center"/>
              <w:rPr>
                <w:rFonts w:cstheme="minorHAnsi"/>
                <w:b/>
                <w:sz w:val="10"/>
                <w:szCs w:val="10"/>
              </w:rPr>
            </w:pPr>
          </w:p>
          <w:p w14:paraId="78E57D25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bottom w:val="nil"/>
            </w:tcBorders>
            <w:vAlign w:val="center"/>
          </w:tcPr>
          <w:p w14:paraId="16FEF060" w14:textId="77777777" w:rsidR="00BF409B" w:rsidRPr="007A6F88" w:rsidRDefault="00BF409B" w:rsidP="00A92E98">
            <w:pPr>
              <w:jc w:val="center"/>
              <w:rPr>
                <w:rFonts w:cstheme="minorHAnsi"/>
                <w:b/>
                <w:sz w:val="12"/>
                <w:szCs w:val="12"/>
              </w:rPr>
            </w:pPr>
            <w:r>
              <w:rPr>
                <w:rFonts w:cstheme="minorHAnsi"/>
                <w:b/>
                <w:sz w:val="12"/>
                <w:szCs w:val="12"/>
              </w:rPr>
              <w:t>COG</w:t>
            </w:r>
          </w:p>
          <w:p w14:paraId="4D585722" w14:textId="77777777" w:rsidR="00BF409B" w:rsidRPr="00441308" w:rsidRDefault="00BF409B" w:rsidP="00A92E98">
            <w:pPr>
              <w:jc w:val="center"/>
              <w:rPr>
                <w:rFonts w:cstheme="minorHAnsi"/>
                <w:b/>
                <w:sz w:val="10"/>
                <w:szCs w:val="10"/>
              </w:rPr>
            </w:pPr>
          </w:p>
          <w:p w14:paraId="51139F66" w14:textId="77777777" w:rsidR="00BF409B" w:rsidRPr="00441308" w:rsidRDefault="00BF409B" w:rsidP="00A92E98">
            <w:pPr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62</w:t>
            </w:r>
          </w:p>
        </w:tc>
        <w:tc>
          <w:tcPr>
            <w:tcW w:w="1164" w:type="dxa"/>
            <w:tcBorders>
              <w:bottom w:val="nil"/>
            </w:tcBorders>
          </w:tcPr>
          <w:p w14:paraId="78D6E30B" w14:textId="77777777" w:rsidR="00BF409B" w:rsidRPr="00441308" w:rsidRDefault="00BF409B" w:rsidP="00A92E98">
            <w:pPr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bottom w:val="nil"/>
            </w:tcBorders>
            <w:vAlign w:val="center"/>
          </w:tcPr>
          <w:p w14:paraId="66D118C7" w14:textId="77777777" w:rsidR="00BF409B" w:rsidRPr="007A6F88" w:rsidRDefault="00BF409B" w:rsidP="00A92E98">
            <w:pPr>
              <w:jc w:val="center"/>
              <w:rPr>
                <w:rFonts w:cstheme="minorHAnsi"/>
                <w:b/>
                <w:sz w:val="12"/>
                <w:szCs w:val="12"/>
              </w:rPr>
            </w:pPr>
            <w:r>
              <w:rPr>
                <w:rFonts w:cstheme="minorHAnsi"/>
                <w:b/>
                <w:sz w:val="12"/>
                <w:szCs w:val="12"/>
              </w:rPr>
              <w:t>COMP</w:t>
            </w:r>
          </w:p>
          <w:p w14:paraId="7EB066D3" w14:textId="77777777" w:rsidR="00BF409B" w:rsidRPr="00441308" w:rsidRDefault="00BF409B" w:rsidP="00A92E98">
            <w:pPr>
              <w:jc w:val="center"/>
              <w:rPr>
                <w:rFonts w:cstheme="minorHAnsi"/>
                <w:b/>
                <w:sz w:val="10"/>
                <w:szCs w:val="10"/>
              </w:rPr>
            </w:pPr>
          </w:p>
          <w:p w14:paraId="5065B95E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bottom w:val="nil"/>
            </w:tcBorders>
            <w:vAlign w:val="center"/>
          </w:tcPr>
          <w:p w14:paraId="698529C8" w14:textId="77777777" w:rsidR="00BF409B" w:rsidRPr="007A6F88" w:rsidRDefault="00BF409B" w:rsidP="00A92E98">
            <w:pPr>
              <w:jc w:val="center"/>
              <w:rPr>
                <w:rFonts w:cstheme="minorHAnsi"/>
                <w:b/>
                <w:sz w:val="12"/>
                <w:szCs w:val="12"/>
              </w:rPr>
            </w:pPr>
            <w:r>
              <w:rPr>
                <w:rFonts w:cstheme="minorHAnsi"/>
                <w:b/>
                <w:sz w:val="12"/>
                <w:szCs w:val="12"/>
              </w:rPr>
              <w:t>COMM</w:t>
            </w:r>
          </w:p>
          <w:p w14:paraId="34A0C74E" w14:textId="77777777" w:rsidR="00BF409B" w:rsidRPr="00441308" w:rsidRDefault="00BF409B" w:rsidP="00A92E98">
            <w:pPr>
              <w:jc w:val="center"/>
              <w:rPr>
                <w:rFonts w:cstheme="minorHAnsi"/>
                <w:b/>
                <w:sz w:val="10"/>
                <w:szCs w:val="10"/>
              </w:rPr>
            </w:pPr>
          </w:p>
          <w:p w14:paraId="170AD986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35</w:t>
            </w:r>
          </w:p>
        </w:tc>
        <w:tc>
          <w:tcPr>
            <w:tcW w:w="638" w:type="dxa"/>
            <w:tcBorders>
              <w:bottom w:val="nil"/>
            </w:tcBorders>
            <w:vAlign w:val="center"/>
          </w:tcPr>
          <w:p w14:paraId="1647A985" w14:textId="77777777" w:rsidR="00BF409B" w:rsidRPr="007A6F88" w:rsidRDefault="00BF409B" w:rsidP="00A92E98">
            <w:pPr>
              <w:jc w:val="center"/>
              <w:rPr>
                <w:rFonts w:cstheme="minorHAnsi"/>
                <w:b/>
                <w:sz w:val="12"/>
                <w:szCs w:val="12"/>
              </w:rPr>
            </w:pPr>
            <w:r w:rsidRPr="007A6F88">
              <w:rPr>
                <w:rFonts w:cstheme="minorHAnsi"/>
                <w:b/>
                <w:sz w:val="12"/>
                <w:szCs w:val="12"/>
              </w:rPr>
              <w:t>SO</w:t>
            </w:r>
            <w:r>
              <w:rPr>
                <w:rFonts w:cstheme="minorHAnsi"/>
                <w:b/>
                <w:sz w:val="12"/>
                <w:szCs w:val="12"/>
              </w:rPr>
              <w:t>C</w:t>
            </w:r>
          </w:p>
          <w:p w14:paraId="563F23DD" w14:textId="77777777" w:rsidR="00BF409B" w:rsidRPr="00441308" w:rsidRDefault="00BF409B" w:rsidP="00A92E98">
            <w:pPr>
              <w:jc w:val="center"/>
              <w:rPr>
                <w:rFonts w:cstheme="minorHAnsi"/>
                <w:b/>
                <w:sz w:val="10"/>
                <w:szCs w:val="10"/>
              </w:rPr>
            </w:pPr>
          </w:p>
          <w:p w14:paraId="4F4FB93D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bottom w:val="nil"/>
            </w:tcBorders>
            <w:vAlign w:val="center"/>
          </w:tcPr>
          <w:p w14:paraId="40823ED7" w14:textId="77777777" w:rsidR="00BF409B" w:rsidRPr="007A6F88" w:rsidRDefault="00BF409B" w:rsidP="00A92E98">
            <w:pPr>
              <w:jc w:val="center"/>
              <w:rPr>
                <w:rFonts w:cstheme="minorHAnsi"/>
                <w:b/>
                <w:sz w:val="12"/>
                <w:szCs w:val="12"/>
              </w:rPr>
            </w:pPr>
            <w:r>
              <w:rPr>
                <w:rFonts w:cstheme="minorHAnsi"/>
                <w:b/>
                <w:sz w:val="12"/>
                <w:szCs w:val="12"/>
              </w:rPr>
              <w:t>C</w:t>
            </w:r>
            <w:r w:rsidRPr="007A6F88">
              <w:rPr>
                <w:rFonts w:cstheme="minorHAnsi"/>
                <w:b/>
                <w:sz w:val="12"/>
                <w:szCs w:val="12"/>
              </w:rPr>
              <w:t>OG</w:t>
            </w:r>
          </w:p>
          <w:p w14:paraId="5FB1843D" w14:textId="77777777" w:rsidR="00BF409B" w:rsidRPr="00441308" w:rsidRDefault="00BF409B" w:rsidP="00A92E98">
            <w:pPr>
              <w:jc w:val="center"/>
              <w:rPr>
                <w:rFonts w:cstheme="minorHAnsi"/>
                <w:b/>
                <w:sz w:val="10"/>
                <w:szCs w:val="10"/>
              </w:rPr>
            </w:pPr>
          </w:p>
          <w:p w14:paraId="382AF299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62</w:t>
            </w:r>
          </w:p>
        </w:tc>
        <w:tc>
          <w:tcPr>
            <w:tcW w:w="1134" w:type="dxa"/>
            <w:tcBorders>
              <w:bottom w:val="nil"/>
            </w:tcBorders>
          </w:tcPr>
          <w:p w14:paraId="62A9BAA3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</w:tr>
      <w:tr w:rsidR="00BF409B" w:rsidRPr="00441308" w14:paraId="43AF022A" w14:textId="77777777" w:rsidTr="00A92E98">
        <w:trPr>
          <w:trHeight w:val="113"/>
        </w:trPr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C76773A" w14:textId="77777777" w:rsidR="00BF409B" w:rsidRPr="00441308" w:rsidRDefault="00BF409B" w:rsidP="00A92E98">
            <w:pPr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33</w:t>
            </w: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7C89BA7" w14:textId="77777777" w:rsidR="00BF409B" w:rsidRPr="00441308" w:rsidRDefault="00BF409B" w:rsidP="00A92E98">
            <w:pPr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34</w:t>
            </w:r>
          </w:p>
        </w:tc>
        <w:tc>
          <w:tcPr>
            <w:tcW w:w="595" w:type="dxa"/>
            <w:tcBorders>
              <w:top w:val="nil"/>
              <w:bottom w:val="nil"/>
            </w:tcBorders>
            <w:vAlign w:val="center"/>
          </w:tcPr>
          <w:p w14:paraId="26081642" w14:textId="77777777" w:rsidR="00BF409B" w:rsidRPr="00441308" w:rsidRDefault="00BF409B" w:rsidP="00A92E98">
            <w:pPr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41</w:t>
            </w:r>
          </w:p>
        </w:tc>
        <w:tc>
          <w:tcPr>
            <w:tcW w:w="595" w:type="dxa"/>
            <w:tcBorders>
              <w:top w:val="nil"/>
              <w:bottom w:val="nil"/>
            </w:tcBorders>
            <w:vAlign w:val="center"/>
          </w:tcPr>
          <w:p w14:paraId="1F4AAB7C" w14:textId="77777777" w:rsidR="00BF409B" w:rsidRPr="00441308" w:rsidRDefault="00BF409B" w:rsidP="00A92E98">
            <w:pPr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61</w:t>
            </w:r>
          </w:p>
        </w:tc>
        <w:tc>
          <w:tcPr>
            <w:tcW w:w="1164" w:type="dxa"/>
            <w:vMerge w:val="restart"/>
            <w:tcBorders>
              <w:top w:val="nil"/>
            </w:tcBorders>
          </w:tcPr>
          <w:p w14:paraId="0EA16ECB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  <w:r>
              <w:rPr>
                <w:rFonts w:cstheme="minorHAnsi"/>
                <w:b/>
                <w:sz w:val="14"/>
                <w:szCs w:val="14"/>
              </w:rPr>
              <w:t>NIVEAU</w:t>
            </w:r>
            <w:r w:rsidRPr="00441308">
              <w:rPr>
                <w:rFonts w:cstheme="minorHAnsi"/>
                <w:b/>
                <w:sz w:val="14"/>
                <w:szCs w:val="14"/>
              </w:rPr>
              <w:t xml:space="preserve"> V</w:t>
            </w:r>
          </w:p>
          <w:p w14:paraId="622424CE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vAlign w:val="center"/>
          </w:tcPr>
          <w:p w14:paraId="1FA4E27B" w14:textId="77777777" w:rsidR="00BF409B" w:rsidRPr="00441308" w:rsidRDefault="00BF409B" w:rsidP="00A92E98">
            <w:pPr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33</w:t>
            </w:r>
          </w:p>
        </w:tc>
        <w:tc>
          <w:tcPr>
            <w:tcW w:w="638" w:type="dxa"/>
            <w:tcBorders>
              <w:top w:val="nil"/>
              <w:bottom w:val="nil"/>
            </w:tcBorders>
            <w:vAlign w:val="center"/>
          </w:tcPr>
          <w:p w14:paraId="139154E4" w14:textId="77777777" w:rsidR="00BF409B" w:rsidRPr="00441308" w:rsidRDefault="00BF409B" w:rsidP="00A92E98">
            <w:pPr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34</w:t>
            </w:r>
          </w:p>
        </w:tc>
        <w:tc>
          <w:tcPr>
            <w:tcW w:w="638" w:type="dxa"/>
            <w:tcBorders>
              <w:top w:val="nil"/>
              <w:bottom w:val="nil"/>
            </w:tcBorders>
            <w:vAlign w:val="center"/>
          </w:tcPr>
          <w:p w14:paraId="497257E3" w14:textId="77777777" w:rsidR="00BF409B" w:rsidRPr="00441308" w:rsidRDefault="00BF409B" w:rsidP="00A92E98">
            <w:pPr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41</w:t>
            </w:r>
          </w:p>
        </w:tc>
        <w:tc>
          <w:tcPr>
            <w:tcW w:w="638" w:type="dxa"/>
            <w:tcBorders>
              <w:top w:val="nil"/>
              <w:bottom w:val="nil"/>
            </w:tcBorders>
            <w:vAlign w:val="center"/>
          </w:tcPr>
          <w:p w14:paraId="42A28DFC" w14:textId="77777777" w:rsidR="00BF409B" w:rsidRPr="00441308" w:rsidRDefault="00BF409B" w:rsidP="00A92E98">
            <w:pPr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61</w:t>
            </w:r>
          </w:p>
        </w:tc>
        <w:tc>
          <w:tcPr>
            <w:tcW w:w="1134" w:type="dxa"/>
            <w:vMerge w:val="restart"/>
            <w:tcBorders>
              <w:top w:val="nil"/>
            </w:tcBorders>
          </w:tcPr>
          <w:p w14:paraId="712DD350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  <w:r>
              <w:rPr>
                <w:rFonts w:cstheme="minorHAnsi"/>
                <w:b/>
                <w:sz w:val="14"/>
                <w:szCs w:val="14"/>
              </w:rPr>
              <w:t>NIVEAU</w:t>
            </w:r>
            <w:r w:rsidRPr="00441308">
              <w:rPr>
                <w:rFonts w:cstheme="minorHAnsi"/>
                <w:b/>
                <w:sz w:val="14"/>
                <w:szCs w:val="14"/>
              </w:rPr>
              <w:t xml:space="preserve"> V</w:t>
            </w:r>
          </w:p>
          <w:p w14:paraId="06108AF1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</w:tr>
      <w:tr w:rsidR="00BF409B" w:rsidRPr="00441308" w14:paraId="604FB273" w14:textId="77777777" w:rsidTr="00A92E98">
        <w:trPr>
          <w:trHeight w:val="113"/>
        </w:trPr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BF2CB18" w14:textId="77777777" w:rsidR="00BF409B" w:rsidRPr="00441308" w:rsidRDefault="00BF409B" w:rsidP="00A92E98">
            <w:pPr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32</w:t>
            </w: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C661649" w14:textId="77777777" w:rsidR="00BF409B" w:rsidRPr="00441308" w:rsidRDefault="00BF409B" w:rsidP="00A92E98">
            <w:pPr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33</w:t>
            </w:r>
          </w:p>
        </w:tc>
        <w:tc>
          <w:tcPr>
            <w:tcW w:w="595" w:type="dxa"/>
            <w:tcBorders>
              <w:top w:val="nil"/>
              <w:bottom w:val="nil"/>
            </w:tcBorders>
            <w:vAlign w:val="center"/>
          </w:tcPr>
          <w:p w14:paraId="1371BBB3" w14:textId="77777777" w:rsidR="00BF409B" w:rsidRPr="00441308" w:rsidRDefault="00BF409B" w:rsidP="00A92E98">
            <w:pPr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40</w:t>
            </w:r>
          </w:p>
        </w:tc>
        <w:tc>
          <w:tcPr>
            <w:tcW w:w="595" w:type="dxa"/>
            <w:tcBorders>
              <w:top w:val="nil"/>
              <w:bottom w:val="nil"/>
            </w:tcBorders>
            <w:vAlign w:val="center"/>
          </w:tcPr>
          <w:p w14:paraId="0D3A78F4" w14:textId="77777777" w:rsidR="00BF409B" w:rsidRPr="00441308" w:rsidRDefault="00BF409B" w:rsidP="00A92E98">
            <w:pPr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60</w:t>
            </w:r>
          </w:p>
        </w:tc>
        <w:tc>
          <w:tcPr>
            <w:tcW w:w="1164" w:type="dxa"/>
            <w:vMerge/>
          </w:tcPr>
          <w:p w14:paraId="173EE197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vAlign w:val="center"/>
          </w:tcPr>
          <w:p w14:paraId="62611321" w14:textId="77777777" w:rsidR="00BF409B" w:rsidRPr="00441308" w:rsidRDefault="00BF409B" w:rsidP="00A92E98">
            <w:pPr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32</w:t>
            </w:r>
          </w:p>
        </w:tc>
        <w:tc>
          <w:tcPr>
            <w:tcW w:w="638" w:type="dxa"/>
            <w:tcBorders>
              <w:top w:val="nil"/>
              <w:bottom w:val="nil"/>
            </w:tcBorders>
            <w:vAlign w:val="center"/>
          </w:tcPr>
          <w:p w14:paraId="4127B872" w14:textId="77777777" w:rsidR="00BF409B" w:rsidRPr="00441308" w:rsidRDefault="00BF409B" w:rsidP="00A92E98">
            <w:pPr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33</w:t>
            </w:r>
          </w:p>
        </w:tc>
        <w:tc>
          <w:tcPr>
            <w:tcW w:w="638" w:type="dxa"/>
            <w:tcBorders>
              <w:top w:val="nil"/>
              <w:bottom w:val="nil"/>
            </w:tcBorders>
            <w:vAlign w:val="center"/>
          </w:tcPr>
          <w:p w14:paraId="2BDBD6FD" w14:textId="77777777" w:rsidR="00BF409B" w:rsidRPr="00441308" w:rsidRDefault="00BF409B" w:rsidP="00A92E98">
            <w:pPr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40</w:t>
            </w:r>
          </w:p>
        </w:tc>
        <w:tc>
          <w:tcPr>
            <w:tcW w:w="638" w:type="dxa"/>
            <w:tcBorders>
              <w:top w:val="nil"/>
              <w:bottom w:val="nil"/>
            </w:tcBorders>
            <w:vAlign w:val="center"/>
          </w:tcPr>
          <w:p w14:paraId="2BD37F21" w14:textId="77777777" w:rsidR="00BF409B" w:rsidRPr="00441308" w:rsidRDefault="00BF409B" w:rsidP="00A92E98">
            <w:pPr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60</w:t>
            </w:r>
          </w:p>
        </w:tc>
        <w:tc>
          <w:tcPr>
            <w:tcW w:w="1134" w:type="dxa"/>
            <w:vMerge/>
          </w:tcPr>
          <w:p w14:paraId="6BC0D8F2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</w:tr>
      <w:tr w:rsidR="00BF409B" w:rsidRPr="00441308" w14:paraId="4E8BA15E" w14:textId="77777777" w:rsidTr="00A92E98">
        <w:trPr>
          <w:trHeight w:val="113"/>
        </w:trPr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C7DCD67" w14:textId="77777777" w:rsidR="00BF409B" w:rsidRPr="00441308" w:rsidRDefault="00BF409B" w:rsidP="00A92E98">
            <w:pPr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31</w:t>
            </w: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13DCA47" w14:textId="77777777" w:rsidR="00BF409B" w:rsidRPr="00441308" w:rsidRDefault="00BF409B" w:rsidP="00A92E98">
            <w:pPr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32</w:t>
            </w:r>
          </w:p>
        </w:tc>
        <w:tc>
          <w:tcPr>
            <w:tcW w:w="595" w:type="dxa"/>
            <w:tcBorders>
              <w:top w:val="nil"/>
              <w:bottom w:val="nil"/>
            </w:tcBorders>
            <w:vAlign w:val="center"/>
          </w:tcPr>
          <w:p w14:paraId="2A85C1F6" w14:textId="77777777" w:rsidR="00BF409B" w:rsidRPr="00441308" w:rsidRDefault="00BF409B" w:rsidP="00A92E98">
            <w:pPr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39</w:t>
            </w:r>
          </w:p>
        </w:tc>
        <w:tc>
          <w:tcPr>
            <w:tcW w:w="595" w:type="dxa"/>
            <w:tcBorders>
              <w:top w:val="nil"/>
              <w:bottom w:val="nil"/>
            </w:tcBorders>
            <w:vAlign w:val="center"/>
          </w:tcPr>
          <w:p w14:paraId="686ECEBC" w14:textId="77777777" w:rsidR="00BF409B" w:rsidRPr="00441308" w:rsidRDefault="00BF409B" w:rsidP="00A92E98">
            <w:pPr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59</w:t>
            </w:r>
          </w:p>
        </w:tc>
        <w:tc>
          <w:tcPr>
            <w:tcW w:w="1164" w:type="dxa"/>
            <w:vMerge/>
          </w:tcPr>
          <w:p w14:paraId="7DFDF05D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vAlign w:val="center"/>
          </w:tcPr>
          <w:p w14:paraId="11FB1979" w14:textId="77777777" w:rsidR="00BF409B" w:rsidRPr="00441308" w:rsidRDefault="00BF409B" w:rsidP="00A92E98">
            <w:pPr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31</w:t>
            </w:r>
          </w:p>
        </w:tc>
        <w:tc>
          <w:tcPr>
            <w:tcW w:w="638" w:type="dxa"/>
            <w:tcBorders>
              <w:top w:val="nil"/>
              <w:bottom w:val="nil"/>
            </w:tcBorders>
            <w:vAlign w:val="center"/>
          </w:tcPr>
          <w:p w14:paraId="690CE9D5" w14:textId="77777777" w:rsidR="00BF409B" w:rsidRPr="00441308" w:rsidRDefault="00BF409B" w:rsidP="00A92E98">
            <w:pPr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32</w:t>
            </w:r>
          </w:p>
        </w:tc>
        <w:tc>
          <w:tcPr>
            <w:tcW w:w="638" w:type="dxa"/>
            <w:tcBorders>
              <w:top w:val="nil"/>
              <w:bottom w:val="nil"/>
            </w:tcBorders>
            <w:vAlign w:val="center"/>
          </w:tcPr>
          <w:p w14:paraId="2F737708" w14:textId="77777777" w:rsidR="00BF409B" w:rsidRPr="00441308" w:rsidRDefault="00BF409B" w:rsidP="00A92E98">
            <w:pPr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39</w:t>
            </w:r>
          </w:p>
        </w:tc>
        <w:tc>
          <w:tcPr>
            <w:tcW w:w="638" w:type="dxa"/>
            <w:tcBorders>
              <w:top w:val="nil"/>
              <w:bottom w:val="nil"/>
            </w:tcBorders>
            <w:vAlign w:val="center"/>
          </w:tcPr>
          <w:p w14:paraId="7BAA41E6" w14:textId="77777777" w:rsidR="00BF409B" w:rsidRPr="00441308" w:rsidRDefault="00BF409B" w:rsidP="00A92E98">
            <w:pPr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59</w:t>
            </w:r>
          </w:p>
        </w:tc>
        <w:tc>
          <w:tcPr>
            <w:tcW w:w="1134" w:type="dxa"/>
            <w:vMerge/>
          </w:tcPr>
          <w:p w14:paraId="4DAF0625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</w:tr>
      <w:tr w:rsidR="00BF409B" w:rsidRPr="00441308" w14:paraId="4727AC67" w14:textId="77777777" w:rsidTr="00A92E98">
        <w:trPr>
          <w:trHeight w:val="113"/>
        </w:trPr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DBA6A83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30</w:t>
            </w: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3951BD9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31</w:t>
            </w: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A5A4221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38</w:t>
            </w: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3A7ADDA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58</w:t>
            </w:r>
          </w:p>
        </w:tc>
        <w:tc>
          <w:tcPr>
            <w:tcW w:w="1164" w:type="dxa"/>
            <w:vMerge/>
            <w:shd w:val="clear" w:color="auto" w:fill="auto"/>
          </w:tcPr>
          <w:p w14:paraId="22C55113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6C40752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30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95977DB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31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857E6B2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38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F3A2836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58</w:t>
            </w:r>
          </w:p>
        </w:tc>
        <w:tc>
          <w:tcPr>
            <w:tcW w:w="1134" w:type="dxa"/>
            <w:vMerge/>
          </w:tcPr>
          <w:p w14:paraId="45256886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</w:tr>
      <w:tr w:rsidR="00BF409B" w:rsidRPr="00441308" w14:paraId="2CFE21E5" w14:textId="77777777" w:rsidTr="00A92E98">
        <w:trPr>
          <w:trHeight w:val="171"/>
        </w:trPr>
        <w:tc>
          <w:tcPr>
            <w:tcW w:w="595" w:type="dxa"/>
            <w:vMerge w:val="restart"/>
            <w:tcBorders>
              <w:top w:val="nil"/>
            </w:tcBorders>
            <w:shd w:val="clear" w:color="auto" w:fill="auto"/>
            <w:vAlign w:val="center"/>
          </w:tcPr>
          <w:p w14:paraId="580DCF72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29</w:t>
            </w:r>
          </w:p>
        </w:tc>
        <w:tc>
          <w:tcPr>
            <w:tcW w:w="595" w:type="dxa"/>
            <w:vMerge w:val="restart"/>
            <w:tcBorders>
              <w:top w:val="nil"/>
            </w:tcBorders>
            <w:shd w:val="clear" w:color="auto" w:fill="auto"/>
            <w:vAlign w:val="center"/>
          </w:tcPr>
          <w:p w14:paraId="24DC3510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30</w:t>
            </w:r>
          </w:p>
        </w:tc>
        <w:tc>
          <w:tcPr>
            <w:tcW w:w="595" w:type="dxa"/>
            <w:vMerge w:val="restart"/>
            <w:tcBorders>
              <w:top w:val="nil"/>
            </w:tcBorders>
            <w:shd w:val="clear" w:color="auto" w:fill="auto"/>
            <w:vAlign w:val="center"/>
          </w:tcPr>
          <w:p w14:paraId="2EEC68D3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37</w:t>
            </w:r>
          </w:p>
        </w:tc>
        <w:tc>
          <w:tcPr>
            <w:tcW w:w="595" w:type="dxa"/>
            <w:vMerge w:val="restart"/>
            <w:tcBorders>
              <w:top w:val="nil"/>
            </w:tcBorders>
            <w:shd w:val="clear" w:color="auto" w:fill="auto"/>
            <w:vAlign w:val="center"/>
          </w:tcPr>
          <w:p w14:paraId="3E7E4177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57</w:t>
            </w:r>
          </w:p>
        </w:tc>
        <w:tc>
          <w:tcPr>
            <w:tcW w:w="1164" w:type="dxa"/>
            <w:vMerge/>
            <w:shd w:val="clear" w:color="auto" w:fill="auto"/>
          </w:tcPr>
          <w:p w14:paraId="0CA251C4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  <w:tc>
          <w:tcPr>
            <w:tcW w:w="638" w:type="dxa"/>
            <w:vMerge w:val="restart"/>
            <w:tcBorders>
              <w:top w:val="nil"/>
            </w:tcBorders>
            <w:shd w:val="clear" w:color="auto" w:fill="auto"/>
            <w:vAlign w:val="center"/>
          </w:tcPr>
          <w:p w14:paraId="4A279662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29</w:t>
            </w:r>
          </w:p>
        </w:tc>
        <w:tc>
          <w:tcPr>
            <w:tcW w:w="638" w:type="dxa"/>
            <w:vMerge w:val="restart"/>
            <w:tcBorders>
              <w:top w:val="nil"/>
            </w:tcBorders>
            <w:shd w:val="clear" w:color="auto" w:fill="auto"/>
            <w:vAlign w:val="center"/>
          </w:tcPr>
          <w:p w14:paraId="6BC100B2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30</w:t>
            </w:r>
          </w:p>
        </w:tc>
        <w:tc>
          <w:tcPr>
            <w:tcW w:w="638" w:type="dxa"/>
            <w:vMerge w:val="restart"/>
            <w:tcBorders>
              <w:top w:val="nil"/>
            </w:tcBorders>
            <w:shd w:val="clear" w:color="auto" w:fill="auto"/>
            <w:vAlign w:val="center"/>
          </w:tcPr>
          <w:p w14:paraId="6644975C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37</w:t>
            </w:r>
          </w:p>
        </w:tc>
        <w:tc>
          <w:tcPr>
            <w:tcW w:w="638" w:type="dxa"/>
            <w:vMerge w:val="restart"/>
            <w:tcBorders>
              <w:top w:val="nil"/>
            </w:tcBorders>
            <w:shd w:val="clear" w:color="auto" w:fill="auto"/>
            <w:vAlign w:val="center"/>
          </w:tcPr>
          <w:p w14:paraId="706F976F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57</w:t>
            </w:r>
          </w:p>
        </w:tc>
        <w:tc>
          <w:tcPr>
            <w:tcW w:w="1134" w:type="dxa"/>
            <w:vMerge/>
          </w:tcPr>
          <w:p w14:paraId="04117690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</w:tr>
      <w:tr w:rsidR="00BF409B" w:rsidRPr="00441308" w14:paraId="66BAFA6A" w14:textId="77777777" w:rsidTr="00A92E98">
        <w:trPr>
          <w:trHeight w:val="171"/>
        </w:trPr>
        <w:tc>
          <w:tcPr>
            <w:tcW w:w="595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C670EC8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8AED82A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6A77E01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299AF6C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1164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6CEBB1E0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  <w:tc>
          <w:tcPr>
            <w:tcW w:w="638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13D0F1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437D0C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0212AD9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375997B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1134" w:type="dxa"/>
            <w:vMerge/>
            <w:tcBorders>
              <w:bottom w:val="single" w:sz="4" w:space="0" w:color="auto"/>
            </w:tcBorders>
          </w:tcPr>
          <w:p w14:paraId="718DC492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</w:tr>
      <w:tr w:rsidR="00BF409B" w:rsidRPr="00441308" w14:paraId="174A6DA9" w14:textId="77777777" w:rsidTr="00A92E98">
        <w:trPr>
          <w:trHeight w:val="113"/>
        </w:trPr>
        <w:tc>
          <w:tcPr>
            <w:tcW w:w="595" w:type="dxa"/>
            <w:tcBorders>
              <w:bottom w:val="nil"/>
            </w:tcBorders>
            <w:shd w:val="clear" w:color="auto" w:fill="auto"/>
            <w:vAlign w:val="center"/>
          </w:tcPr>
          <w:p w14:paraId="2E25AB92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28</w:t>
            </w:r>
          </w:p>
        </w:tc>
        <w:tc>
          <w:tcPr>
            <w:tcW w:w="595" w:type="dxa"/>
            <w:tcBorders>
              <w:bottom w:val="nil"/>
            </w:tcBorders>
            <w:shd w:val="clear" w:color="auto" w:fill="auto"/>
            <w:vAlign w:val="center"/>
          </w:tcPr>
          <w:p w14:paraId="7633CB90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29</w:t>
            </w:r>
          </w:p>
        </w:tc>
        <w:tc>
          <w:tcPr>
            <w:tcW w:w="595" w:type="dxa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14:paraId="3C15571D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36</w:t>
            </w:r>
          </w:p>
        </w:tc>
        <w:tc>
          <w:tcPr>
            <w:tcW w:w="595" w:type="dxa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14:paraId="19BBBA7F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1164" w:type="dxa"/>
            <w:vMerge w:val="restart"/>
            <w:tcBorders>
              <w:bottom w:val="nil"/>
            </w:tcBorders>
            <w:shd w:val="clear" w:color="auto" w:fill="auto"/>
          </w:tcPr>
          <w:p w14:paraId="51EE4E23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  <w:tc>
          <w:tcPr>
            <w:tcW w:w="638" w:type="dxa"/>
            <w:tcBorders>
              <w:bottom w:val="nil"/>
            </w:tcBorders>
            <w:shd w:val="clear" w:color="auto" w:fill="auto"/>
            <w:vAlign w:val="center"/>
          </w:tcPr>
          <w:p w14:paraId="3E3870CD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28</w:t>
            </w:r>
          </w:p>
        </w:tc>
        <w:tc>
          <w:tcPr>
            <w:tcW w:w="638" w:type="dxa"/>
            <w:tcBorders>
              <w:bottom w:val="nil"/>
            </w:tcBorders>
            <w:shd w:val="clear" w:color="auto" w:fill="auto"/>
            <w:vAlign w:val="center"/>
          </w:tcPr>
          <w:p w14:paraId="164C4B62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29</w:t>
            </w:r>
          </w:p>
        </w:tc>
        <w:tc>
          <w:tcPr>
            <w:tcW w:w="638" w:type="dxa"/>
            <w:tcBorders>
              <w:bottom w:val="nil"/>
            </w:tcBorders>
            <w:shd w:val="clear" w:color="auto" w:fill="auto"/>
            <w:vAlign w:val="center"/>
          </w:tcPr>
          <w:p w14:paraId="07F49917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36</w:t>
            </w:r>
          </w:p>
        </w:tc>
        <w:tc>
          <w:tcPr>
            <w:tcW w:w="638" w:type="dxa"/>
            <w:tcBorders>
              <w:bottom w:val="nil"/>
            </w:tcBorders>
            <w:shd w:val="clear" w:color="auto" w:fill="auto"/>
            <w:vAlign w:val="center"/>
          </w:tcPr>
          <w:p w14:paraId="4DA1BA75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1134" w:type="dxa"/>
            <w:vMerge w:val="restart"/>
            <w:tcBorders>
              <w:bottom w:val="nil"/>
            </w:tcBorders>
            <w:shd w:val="clear" w:color="auto" w:fill="auto"/>
          </w:tcPr>
          <w:p w14:paraId="507AEFB2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</w:tr>
      <w:tr w:rsidR="00BF409B" w:rsidRPr="00441308" w14:paraId="645CB26F" w14:textId="77777777" w:rsidTr="00A92E98">
        <w:trPr>
          <w:trHeight w:val="113"/>
        </w:trPr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D5DB8C0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F8554C0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28</w:t>
            </w: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91109AA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35</w:t>
            </w: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DAC9647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56</w:t>
            </w:r>
          </w:p>
        </w:tc>
        <w:tc>
          <w:tcPr>
            <w:tcW w:w="1164" w:type="dxa"/>
            <w:vMerge/>
            <w:tcBorders>
              <w:bottom w:val="nil"/>
            </w:tcBorders>
            <w:shd w:val="clear" w:color="auto" w:fill="auto"/>
          </w:tcPr>
          <w:p w14:paraId="310DDB44" w14:textId="77777777" w:rsidR="00BF409B" w:rsidRPr="00441308" w:rsidRDefault="00BF409B" w:rsidP="00A92E98">
            <w:pPr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BA17F64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DA1084D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28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5C85E3F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35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2D45C80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56</w:t>
            </w:r>
          </w:p>
        </w:tc>
        <w:tc>
          <w:tcPr>
            <w:tcW w:w="1134" w:type="dxa"/>
            <w:vMerge/>
            <w:tcBorders>
              <w:bottom w:val="nil"/>
            </w:tcBorders>
            <w:shd w:val="clear" w:color="auto" w:fill="auto"/>
          </w:tcPr>
          <w:p w14:paraId="77ED4428" w14:textId="77777777" w:rsidR="00BF409B" w:rsidRPr="00441308" w:rsidRDefault="00BF409B" w:rsidP="00A92E98">
            <w:pPr>
              <w:rPr>
                <w:rFonts w:cstheme="minorHAnsi"/>
                <w:sz w:val="14"/>
                <w:szCs w:val="14"/>
              </w:rPr>
            </w:pPr>
          </w:p>
        </w:tc>
      </w:tr>
      <w:tr w:rsidR="00BF409B" w:rsidRPr="00441308" w14:paraId="6A12ACFE" w14:textId="77777777" w:rsidTr="00A92E98">
        <w:trPr>
          <w:trHeight w:val="113"/>
        </w:trPr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336288F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27</w:t>
            </w: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FBEE6CA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9A8C25A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34</w:t>
            </w: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A34D0E9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55</w:t>
            </w:r>
          </w:p>
        </w:tc>
        <w:tc>
          <w:tcPr>
            <w:tcW w:w="1164" w:type="dxa"/>
            <w:vMerge w:val="restart"/>
            <w:tcBorders>
              <w:top w:val="nil"/>
            </w:tcBorders>
            <w:shd w:val="clear" w:color="auto" w:fill="auto"/>
          </w:tcPr>
          <w:p w14:paraId="773F48CB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  <w:r>
              <w:rPr>
                <w:rFonts w:cstheme="minorHAnsi"/>
                <w:b/>
                <w:sz w:val="14"/>
                <w:szCs w:val="14"/>
              </w:rPr>
              <w:t>NIVEAU</w:t>
            </w:r>
            <w:r w:rsidRPr="00441308">
              <w:rPr>
                <w:rFonts w:cstheme="minorHAnsi"/>
                <w:b/>
                <w:sz w:val="14"/>
                <w:szCs w:val="14"/>
              </w:rPr>
              <w:t xml:space="preserve"> IV</w:t>
            </w:r>
          </w:p>
          <w:p w14:paraId="51D87EE5" w14:textId="77777777" w:rsidR="00BF409B" w:rsidRPr="00441308" w:rsidRDefault="00BF409B" w:rsidP="00A92E98">
            <w:pPr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988E770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27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423A223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60FC24D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34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59DD68C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55</w:t>
            </w:r>
          </w:p>
        </w:tc>
        <w:tc>
          <w:tcPr>
            <w:tcW w:w="1134" w:type="dxa"/>
            <w:vMerge w:val="restart"/>
            <w:tcBorders>
              <w:top w:val="nil"/>
            </w:tcBorders>
            <w:shd w:val="clear" w:color="auto" w:fill="auto"/>
          </w:tcPr>
          <w:p w14:paraId="633C72C7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  <w:r>
              <w:rPr>
                <w:rFonts w:cstheme="minorHAnsi"/>
                <w:b/>
                <w:sz w:val="14"/>
                <w:szCs w:val="14"/>
              </w:rPr>
              <w:t>NIVEAU</w:t>
            </w:r>
            <w:r w:rsidRPr="00441308">
              <w:rPr>
                <w:rFonts w:cstheme="minorHAnsi"/>
                <w:b/>
                <w:sz w:val="14"/>
                <w:szCs w:val="14"/>
              </w:rPr>
              <w:t xml:space="preserve"> IV</w:t>
            </w:r>
          </w:p>
          <w:p w14:paraId="210C25CB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</w:tr>
      <w:tr w:rsidR="00BF409B" w:rsidRPr="00441308" w14:paraId="55D6506B" w14:textId="77777777" w:rsidTr="00A92E98">
        <w:trPr>
          <w:trHeight w:val="113"/>
        </w:trPr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9837AB7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26</w:t>
            </w: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407B4A4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27</w:t>
            </w: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6A9E293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33</w:t>
            </w: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E6609EE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54</w:t>
            </w:r>
          </w:p>
        </w:tc>
        <w:tc>
          <w:tcPr>
            <w:tcW w:w="1164" w:type="dxa"/>
            <w:vMerge/>
            <w:shd w:val="clear" w:color="auto" w:fill="auto"/>
          </w:tcPr>
          <w:p w14:paraId="4B97B1D9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58EA920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26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CFAFB8E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27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39142A3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33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6B64F10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54</w:t>
            </w:r>
          </w:p>
        </w:tc>
        <w:tc>
          <w:tcPr>
            <w:tcW w:w="1134" w:type="dxa"/>
            <w:vMerge/>
            <w:shd w:val="clear" w:color="auto" w:fill="auto"/>
          </w:tcPr>
          <w:p w14:paraId="2B040F93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</w:tr>
      <w:tr w:rsidR="00BF409B" w:rsidRPr="00441308" w14:paraId="3169C722" w14:textId="77777777" w:rsidTr="00A92E98">
        <w:trPr>
          <w:trHeight w:val="113"/>
        </w:trPr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9D806CB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25</w:t>
            </w: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F895F22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26</w:t>
            </w: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4135679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32</w:t>
            </w: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4E91F80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53</w:t>
            </w:r>
          </w:p>
        </w:tc>
        <w:tc>
          <w:tcPr>
            <w:tcW w:w="1164" w:type="dxa"/>
            <w:vMerge/>
            <w:shd w:val="clear" w:color="auto" w:fill="auto"/>
          </w:tcPr>
          <w:p w14:paraId="4E6A262D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9475A6C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25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164C56A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26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1F647BA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32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02A8AB4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53</w:t>
            </w:r>
          </w:p>
        </w:tc>
        <w:tc>
          <w:tcPr>
            <w:tcW w:w="1134" w:type="dxa"/>
            <w:vMerge/>
            <w:shd w:val="clear" w:color="auto" w:fill="auto"/>
          </w:tcPr>
          <w:p w14:paraId="0B17F6F5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</w:tr>
      <w:tr w:rsidR="00BF409B" w:rsidRPr="00441308" w14:paraId="572F6043" w14:textId="77777777" w:rsidTr="00A92E98">
        <w:trPr>
          <w:trHeight w:val="113"/>
        </w:trPr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2092AAF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24</w:t>
            </w: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4B7526A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25</w:t>
            </w: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7E19A5B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31</w:t>
            </w: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4EB539F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52</w:t>
            </w:r>
          </w:p>
        </w:tc>
        <w:tc>
          <w:tcPr>
            <w:tcW w:w="1164" w:type="dxa"/>
            <w:vMerge/>
            <w:shd w:val="clear" w:color="auto" w:fill="auto"/>
          </w:tcPr>
          <w:p w14:paraId="32F3EE4D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309DD42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24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C7A0C49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25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1362828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31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5AF65FE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52</w:t>
            </w:r>
          </w:p>
        </w:tc>
        <w:tc>
          <w:tcPr>
            <w:tcW w:w="1134" w:type="dxa"/>
            <w:vMerge/>
            <w:shd w:val="clear" w:color="auto" w:fill="auto"/>
          </w:tcPr>
          <w:p w14:paraId="34E8847C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</w:tr>
      <w:tr w:rsidR="00BF409B" w:rsidRPr="00441308" w14:paraId="2907E935" w14:textId="77777777" w:rsidTr="00A92E98">
        <w:trPr>
          <w:trHeight w:val="113"/>
        </w:trPr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F8CD4AA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23</w:t>
            </w: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8C74DEE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24</w:t>
            </w: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1058AF0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30</w:t>
            </w: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CAFED1C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51</w:t>
            </w:r>
          </w:p>
        </w:tc>
        <w:tc>
          <w:tcPr>
            <w:tcW w:w="1164" w:type="dxa"/>
            <w:vMerge/>
            <w:shd w:val="clear" w:color="auto" w:fill="auto"/>
          </w:tcPr>
          <w:p w14:paraId="54280F6E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FE4DB03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23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9B2B2B8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24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77F1243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30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0EC70E0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51</w:t>
            </w:r>
          </w:p>
        </w:tc>
        <w:tc>
          <w:tcPr>
            <w:tcW w:w="1134" w:type="dxa"/>
            <w:vMerge/>
            <w:shd w:val="clear" w:color="auto" w:fill="auto"/>
          </w:tcPr>
          <w:p w14:paraId="39B327BA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</w:tr>
      <w:tr w:rsidR="00BF409B" w:rsidRPr="00441308" w14:paraId="51F8CFB9" w14:textId="77777777" w:rsidTr="00A92E98">
        <w:trPr>
          <w:trHeight w:val="113"/>
        </w:trPr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F8A598A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999E151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F65C6A1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29</w:t>
            </w: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E81DF0A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50</w:t>
            </w:r>
          </w:p>
        </w:tc>
        <w:tc>
          <w:tcPr>
            <w:tcW w:w="1164" w:type="dxa"/>
            <w:vMerge/>
            <w:shd w:val="clear" w:color="auto" w:fill="auto"/>
          </w:tcPr>
          <w:p w14:paraId="2756403A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2EAB063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07D8C18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B747586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29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DCD5272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50</w:t>
            </w:r>
          </w:p>
        </w:tc>
        <w:tc>
          <w:tcPr>
            <w:tcW w:w="1134" w:type="dxa"/>
            <w:vMerge/>
            <w:shd w:val="clear" w:color="auto" w:fill="auto"/>
          </w:tcPr>
          <w:p w14:paraId="28E0C52B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</w:tr>
      <w:tr w:rsidR="00BF409B" w:rsidRPr="00441308" w14:paraId="7C10EC50" w14:textId="77777777" w:rsidTr="00A92E98">
        <w:trPr>
          <w:trHeight w:val="113"/>
        </w:trPr>
        <w:tc>
          <w:tcPr>
            <w:tcW w:w="595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5145C286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22</w:t>
            </w:r>
          </w:p>
        </w:tc>
        <w:tc>
          <w:tcPr>
            <w:tcW w:w="595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7C44721B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23</w:t>
            </w:r>
          </w:p>
        </w:tc>
        <w:tc>
          <w:tcPr>
            <w:tcW w:w="595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68DA776F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28</w:t>
            </w:r>
          </w:p>
        </w:tc>
        <w:tc>
          <w:tcPr>
            <w:tcW w:w="595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2024C075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49</w:t>
            </w:r>
          </w:p>
        </w:tc>
        <w:tc>
          <w:tcPr>
            <w:tcW w:w="1164" w:type="dxa"/>
            <w:vMerge/>
            <w:shd w:val="clear" w:color="auto" w:fill="auto"/>
          </w:tcPr>
          <w:p w14:paraId="3CF807E5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1253A94C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22</w:t>
            </w:r>
          </w:p>
        </w:tc>
        <w:tc>
          <w:tcPr>
            <w:tcW w:w="638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2E927891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23</w:t>
            </w:r>
          </w:p>
        </w:tc>
        <w:tc>
          <w:tcPr>
            <w:tcW w:w="638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44280FBE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28</w:t>
            </w:r>
          </w:p>
        </w:tc>
        <w:tc>
          <w:tcPr>
            <w:tcW w:w="638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4FF0C749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49</w:t>
            </w:r>
          </w:p>
        </w:tc>
        <w:tc>
          <w:tcPr>
            <w:tcW w:w="1134" w:type="dxa"/>
            <w:vMerge/>
            <w:shd w:val="clear" w:color="auto" w:fill="auto"/>
          </w:tcPr>
          <w:p w14:paraId="631A1E7F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</w:tr>
      <w:tr w:rsidR="00BF409B" w:rsidRPr="00441308" w14:paraId="5BB3C3D5" w14:textId="77777777" w:rsidTr="00A92E98">
        <w:trPr>
          <w:trHeight w:val="113"/>
        </w:trPr>
        <w:tc>
          <w:tcPr>
            <w:tcW w:w="595" w:type="dxa"/>
            <w:tcBorders>
              <w:bottom w:val="nil"/>
            </w:tcBorders>
            <w:shd w:val="clear" w:color="auto" w:fill="auto"/>
            <w:vAlign w:val="center"/>
          </w:tcPr>
          <w:p w14:paraId="3046B4C5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bottom w:val="nil"/>
            </w:tcBorders>
            <w:shd w:val="clear" w:color="auto" w:fill="auto"/>
            <w:vAlign w:val="center"/>
          </w:tcPr>
          <w:p w14:paraId="2391BF36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bottom w:val="nil"/>
            </w:tcBorders>
            <w:shd w:val="clear" w:color="auto" w:fill="auto"/>
            <w:vAlign w:val="center"/>
          </w:tcPr>
          <w:p w14:paraId="296145B2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27</w:t>
            </w:r>
          </w:p>
        </w:tc>
        <w:tc>
          <w:tcPr>
            <w:tcW w:w="595" w:type="dxa"/>
            <w:tcBorders>
              <w:bottom w:val="nil"/>
            </w:tcBorders>
            <w:shd w:val="clear" w:color="auto" w:fill="auto"/>
            <w:vAlign w:val="center"/>
          </w:tcPr>
          <w:p w14:paraId="13BB97A8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48</w:t>
            </w:r>
          </w:p>
        </w:tc>
        <w:tc>
          <w:tcPr>
            <w:tcW w:w="1164" w:type="dxa"/>
            <w:vMerge w:val="restart"/>
            <w:shd w:val="clear" w:color="auto" w:fill="auto"/>
          </w:tcPr>
          <w:p w14:paraId="1EB5C147" w14:textId="77777777" w:rsidR="00BF409B" w:rsidRPr="00441308" w:rsidRDefault="00BF409B" w:rsidP="00A92E98">
            <w:pPr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bottom w:val="nil"/>
            </w:tcBorders>
            <w:shd w:val="clear" w:color="auto" w:fill="auto"/>
            <w:vAlign w:val="center"/>
          </w:tcPr>
          <w:p w14:paraId="3DC491F1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bottom w:val="nil"/>
            </w:tcBorders>
            <w:shd w:val="clear" w:color="auto" w:fill="auto"/>
            <w:vAlign w:val="center"/>
          </w:tcPr>
          <w:p w14:paraId="391F9987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bottom w:val="nil"/>
            </w:tcBorders>
            <w:shd w:val="clear" w:color="auto" w:fill="auto"/>
            <w:vAlign w:val="center"/>
          </w:tcPr>
          <w:p w14:paraId="0C5194C1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27</w:t>
            </w:r>
          </w:p>
        </w:tc>
        <w:tc>
          <w:tcPr>
            <w:tcW w:w="638" w:type="dxa"/>
            <w:tcBorders>
              <w:bottom w:val="nil"/>
            </w:tcBorders>
            <w:shd w:val="clear" w:color="auto" w:fill="auto"/>
            <w:vAlign w:val="center"/>
          </w:tcPr>
          <w:p w14:paraId="30C4793F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48</w:t>
            </w:r>
          </w:p>
        </w:tc>
        <w:tc>
          <w:tcPr>
            <w:tcW w:w="1134" w:type="dxa"/>
            <w:vMerge w:val="restart"/>
            <w:shd w:val="clear" w:color="auto" w:fill="auto"/>
          </w:tcPr>
          <w:p w14:paraId="7C6C2426" w14:textId="77777777" w:rsidR="00BF409B" w:rsidRPr="00441308" w:rsidRDefault="00BF409B" w:rsidP="00A92E98">
            <w:pPr>
              <w:rPr>
                <w:rFonts w:cstheme="minorHAnsi"/>
                <w:sz w:val="14"/>
                <w:szCs w:val="14"/>
              </w:rPr>
            </w:pPr>
          </w:p>
        </w:tc>
      </w:tr>
      <w:tr w:rsidR="00BF409B" w:rsidRPr="00441308" w14:paraId="1E79B374" w14:textId="77777777" w:rsidTr="00A92E98">
        <w:trPr>
          <w:trHeight w:val="113"/>
        </w:trPr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A6CB04D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6B43F5B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22</w:t>
            </w: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BEF678A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A63FF0A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47</w:t>
            </w:r>
          </w:p>
        </w:tc>
        <w:tc>
          <w:tcPr>
            <w:tcW w:w="1164" w:type="dxa"/>
            <w:vMerge/>
            <w:tcBorders>
              <w:bottom w:val="nil"/>
            </w:tcBorders>
            <w:shd w:val="clear" w:color="auto" w:fill="auto"/>
          </w:tcPr>
          <w:p w14:paraId="393BD74F" w14:textId="77777777" w:rsidR="00BF409B" w:rsidRPr="00441308" w:rsidRDefault="00BF409B" w:rsidP="00A92E98">
            <w:pPr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7BFBFC6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22CF31C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22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1774D64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8E0D576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47</w:t>
            </w:r>
          </w:p>
        </w:tc>
        <w:tc>
          <w:tcPr>
            <w:tcW w:w="1134" w:type="dxa"/>
            <w:vMerge/>
            <w:tcBorders>
              <w:bottom w:val="nil"/>
            </w:tcBorders>
            <w:shd w:val="clear" w:color="auto" w:fill="auto"/>
          </w:tcPr>
          <w:p w14:paraId="7469EB6D" w14:textId="77777777" w:rsidR="00BF409B" w:rsidRPr="00441308" w:rsidRDefault="00BF409B" w:rsidP="00A92E98">
            <w:pPr>
              <w:rPr>
                <w:rFonts w:cstheme="minorHAnsi"/>
                <w:sz w:val="14"/>
                <w:szCs w:val="14"/>
              </w:rPr>
            </w:pPr>
          </w:p>
        </w:tc>
      </w:tr>
      <w:tr w:rsidR="00BF409B" w:rsidRPr="00441308" w14:paraId="5BA5CD7A" w14:textId="77777777" w:rsidTr="00A92E98">
        <w:trPr>
          <w:trHeight w:val="113"/>
        </w:trPr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DE6308C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2E148AB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7ADB1D8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26</w:t>
            </w:r>
          </w:p>
        </w:tc>
        <w:tc>
          <w:tcPr>
            <w:tcW w:w="595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D8C909F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46</w:t>
            </w:r>
          </w:p>
        </w:tc>
        <w:tc>
          <w:tcPr>
            <w:tcW w:w="116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9505D8" w14:textId="77777777" w:rsidR="00BF409B" w:rsidRPr="00441308" w:rsidRDefault="00BF409B" w:rsidP="00A92E98">
            <w:pPr>
              <w:rPr>
                <w:rFonts w:cstheme="minorHAnsi"/>
                <w:sz w:val="14"/>
                <w:szCs w:val="14"/>
              </w:rPr>
            </w:pPr>
            <w:r>
              <w:rPr>
                <w:rFonts w:cstheme="minorHAnsi"/>
                <w:b/>
                <w:sz w:val="14"/>
                <w:szCs w:val="14"/>
              </w:rPr>
              <w:t>NIVEAU</w:t>
            </w:r>
            <w:r w:rsidRPr="00441308">
              <w:rPr>
                <w:rFonts w:cstheme="minorHAnsi"/>
                <w:b/>
                <w:sz w:val="14"/>
                <w:szCs w:val="14"/>
              </w:rPr>
              <w:t xml:space="preserve"> III</w:t>
            </w:r>
          </w:p>
        </w:tc>
        <w:tc>
          <w:tcPr>
            <w:tcW w:w="638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vAlign w:val="center"/>
          </w:tcPr>
          <w:p w14:paraId="740E0063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831DCC2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BEEF5FE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26</w:t>
            </w:r>
          </w:p>
        </w:tc>
        <w:tc>
          <w:tcPr>
            <w:tcW w:w="638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95FB9E2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46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6AFE2D" w14:textId="77777777" w:rsidR="00BF409B" w:rsidRPr="00441308" w:rsidRDefault="00BF409B" w:rsidP="00A92E98">
            <w:pPr>
              <w:rPr>
                <w:rFonts w:cstheme="minorHAnsi"/>
                <w:sz w:val="14"/>
                <w:szCs w:val="14"/>
              </w:rPr>
            </w:pPr>
            <w:r>
              <w:rPr>
                <w:rFonts w:cstheme="minorHAnsi"/>
                <w:b/>
                <w:sz w:val="14"/>
                <w:szCs w:val="14"/>
              </w:rPr>
              <w:t>NIVEAU</w:t>
            </w:r>
            <w:r w:rsidRPr="00441308">
              <w:rPr>
                <w:rFonts w:cstheme="minorHAnsi"/>
                <w:b/>
                <w:sz w:val="14"/>
                <w:szCs w:val="14"/>
              </w:rPr>
              <w:t xml:space="preserve"> III</w:t>
            </w:r>
          </w:p>
        </w:tc>
      </w:tr>
      <w:tr w:rsidR="00BF409B" w:rsidRPr="00441308" w14:paraId="6C3949ED" w14:textId="77777777" w:rsidTr="00A92E98">
        <w:trPr>
          <w:trHeight w:val="113"/>
        </w:trPr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2C8A5F4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21</w:t>
            </w: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69332F1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21</w:t>
            </w: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8163553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7087F9A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45</w:t>
            </w:r>
          </w:p>
        </w:tc>
        <w:tc>
          <w:tcPr>
            <w:tcW w:w="11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14179B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vAlign w:val="center"/>
          </w:tcPr>
          <w:p w14:paraId="19DA54ED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21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7F8C3BD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21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D7A19FA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043705F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45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3AE393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</w:tr>
      <w:tr w:rsidR="00BF409B" w:rsidRPr="00441308" w14:paraId="3E1CCCC1" w14:textId="77777777" w:rsidTr="00A92E98">
        <w:trPr>
          <w:trHeight w:val="113"/>
        </w:trPr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CD60CE5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AB99A82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D696E07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25</w:t>
            </w:r>
          </w:p>
        </w:tc>
        <w:tc>
          <w:tcPr>
            <w:tcW w:w="595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0AEE59A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44</w:t>
            </w:r>
          </w:p>
        </w:tc>
        <w:tc>
          <w:tcPr>
            <w:tcW w:w="11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AAFD84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vAlign w:val="center"/>
          </w:tcPr>
          <w:p w14:paraId="4ACC901D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4C181B4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E998FB6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25</w:t>
            </w:r>
          </w:p>
        </w:tc>
        <w:tc>
          <w:tcPr>
            <w:tcW w:w="638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42B113B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44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40F5A7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</w:tr>
      <w:tr w:rsidR="00BF409B" w:rsidRPr="00441308" w14:paraId="320FB0F1" w14:textId="77777777" w:rsidTr="00A92E98">
        <w:trPr>
          <w:trHeight w:val="113"/>
        </w:trPr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1E7CDB8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20</w:t>
            </w: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4CC023B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20</w:t>
            </w: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17E6AFA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9DAAE9E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43</w:t>
            </w:r>
          </w:p>
        </w:tc>
        <w:tc>
          <w:tcPr>
            <w:tcW w:w="11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69CD47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vAlign w:val="center"/>
          </w:tcPr>
          <w:p w14:paraId="46F4CE9F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20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8A77B96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20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C3CEA75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7FB507D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43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4B97EA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</w:tr>
      <w:tr w:rsidR="00BF409B" w:rsidRPr="00441308" w14:paraId="0E2D1B7E" w14:textId="77777777" w:rsidTr="00A92E98">
        <w:trPr>
          <w:trHeight w:val="113"/>
        </w:trPr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F03EB97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471B1C1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8BD3844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24</w:t>
            </w:r>
          </w:p>
        </w:tc>
        <w:tc>
          <w:tcPr>
            <w:tcW w:w="595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E246BFC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42</w:t>
            </w:r>
          </w:p>
        </w:tc>
        <w:tc>
          <w:tcPr>
            <w:tcW w:w="11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4F6FDF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vAlign w:val="center"/>
          </w:tcPr>
          <w:p w14:paraId="6083A93C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60039F0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1BB8F8B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24</w:t>
            </w:r>
          </w:p>
        </w:tc>
        <w:tc>
          <w:tcPr>
            <w:tcW w:w="638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37E9BCA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42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2B7B7C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</w:tr>
      <w:tr w:rsidR="00BF409B" w:rsidRPr="00441308" w14:paraId="18E483F4" w14:textId="77777777" w:rsidTr="00A92E98">
        <w:trPr>
          <w:trHeight w:val="113"/>
        </w:trPr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3846346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19</w:t>
            </w: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8E15E9B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19</w:t>
            </w: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8F7229F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BF7FE15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41</w:t>
            </w:r>
          </w:p>
        </w:tc>
        <w:tc>
          <w:tcPr>
            <w:tcW w:w="11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DB610A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vAlign w:val="center"/>
          </w:tcPr>
          <w:p w14:paraId="4226AEC0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19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10AC7CD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19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59FEB52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3139F8E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41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DCBA50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</w:tr>
      <w:tr w:rsidR="00BF409B" w:rsidRPr="00441308" w14:paraId="34C89D46" w14:textId="77777777" w:rsidTr="00A92E98">
        <w:trPr>
          <w:trHeight w:val="113"/>
        </w:trPr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1A6E8E8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B41C7C6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599D950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23</w:t>
            </w:r>
          </w:p>
        </w:tc>
        <w:tc>
          <w:tcPr>
            <w:tcW w:w="595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A32987E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40</w:t>
            </w:r>
          </w:p>
        </w:tc>
        <w:tc>
          <w:tcPr>
            <w:tcW w:w="11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111016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vAlign w:val="center"/>
          </w:tcPr>
          <w:p w14:paraId="53A2EE90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CA6EA99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A82B2B8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23</w:t>
            </w:r>
          </w:p>
        </w:tc>
        <w:tc>
          <w:tcPr>
            <w:tcW w:w="638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30F0D18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40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619CE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</w:tr>
      <w:tr w:rsidR="00BF409B" w:rsidRPr="00441308" w14:paraId="1416E167" w14:textId="77777777" w:rsidTr="00A92E98">
        <w:trPr>
          <w:trHeight w:val="113"/>
        </w:trPr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F464B11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18</w:t>
            </w: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6BA8D57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18</w:t>
            </w: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DCD04FF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D455B91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39</w:t>
            </w:r>
          </w:p>
        </w:tc>
        <w:tc>
          <w:tcPr>
            <w:tcW w:w="11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D6949B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vAlign w:val="center"/>
          </w:tcPr>
          <w:p w14:paraId="1B0FCA5D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18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7D31346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18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79734D5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ED27F08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39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6043D3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</w:tr>
      <w:tr w:rsidR="00BF409B" w:rsidRPr="00441308" w14:paraId="27CBE384" w14:textId="77777777" w:rsidTr="00A92E98">
        <w:trPr>
          <w:trHeight w:val="113"/>
        </w:trPr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CD1E7B0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BB2186A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A5F6D4D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22</w:t>
            </w:r>
          </w:p>
        </w:tc>
        <w:tc>
          <w:tcPr>
            <w:tcW w:w="595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9F11829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38</w:t>
            </w:r>
          </w:p>
        </w:tc>
        <w:tc>
          <w:tcPr>
            <w:tcW w:w="11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38BA07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vAlign w:val="center"/>
          </w:tcPr>
          <w:p w14:paraId="58459647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0A305AD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91D7633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22</w:t>
            </w:r>
          </w:p>
        </w:tc>
        <w:tc>
          <w:tcPr>
            <w:tcW w:w="638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A4C266B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38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6ABC6F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</w:tr>
      <w:tr w:rsidR="00BF409B" w:rsidRPr="00441308" w14:paraId="78F8D9BB" w14:textId="77777777" w:rsidTr="00A92E98">
        <w:trPr>
          <w:trHeight w:val="113"/>
        </w:trPr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3E3F5BA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17</w:t>
            </w: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B56B1F1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17</w:t>
            </w: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7F54E6D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8CEB0BF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37</w:t>
            </w:r>
          </w:p>
        </w:tc>
        <w:tc>
          <w:tcPr>
            <w:tcW w:w="11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5F60AF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vAlign w:val="center"/>
          </w:tcPr>
          <w:p w14:paraId="020CF67D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17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658D5E1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17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911E29E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E2FBBFD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37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4BA4AA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</w:tr>
      <w:tr w:rsidR="00BF409B" w:rsidRPr="00441308" w14:paraId="04A7C60C" w14:textId="77777777" w:rsidTr="00A92E98">
        <w:trPr>
          <w:trHeight w:val="113"/>
        </w:trPr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DC5E22D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B82D34E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4F13405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21</w:t>
            </w:r>
          </w:p>
        </w:tc>
        <w:tc>
          <w:tcPr>
            <w:tcW w:w="595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465981B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36</w:t>
            </w:r>
          </w:p>
        </w:tc>
        <w:tc>
          <w:tcPr>
            <w:tcW w:w="11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891A0E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vAlign w:val="center"/>
          </w:tcPr>
          <w:p w14:paraId="0EB94130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4068775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987761C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21</w:t>
            </w:r>
          </w:p>
        </w:tc>
        <w:tc>
          <w:tcPr>
            <w:tcW w:w="638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CCAEB83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36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B9C42D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</w:tr>
      <w:tr w:rsidR="00BF409B" w:rsidRPr="00441308" w14:paraId="188FD975" w14:textId="77777777" w:rsidTr="00A92E98">
        <w:trPr>
          <w:trHeight w:val="113"/>
        </w:trPr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36569B7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16</w:t>
            </w: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4956387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16</w:t>
            </w: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21807EA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EF455A0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35</w:t>
            </w:r>
          </w:p>
        </w:tc>
        <w:tc>
          <w:tcPr>
            <w:tcW w:w="11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85CF1E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vAlign w:val="center"/>
          </w:tcPr>
          <w:p w14:paraId="5E678358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16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426B1D1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16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B807984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AC28795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35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D835AD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</w:tr>
      <w:tr w:rsidR="00BF409B" w:rsidRPr="00441308" w14:paraId="214F8640" w14:textId="77777777" w:rsidTr="00A92E98">
        <w:trPr>
          <w:trHeight w:val="113"/>
        </w:trPr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1962C67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9324F85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A2194ED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20</w:t>
            </w:r>
          </w:p>
        </w:tc>
        <w:tc>
          <w:tcPr>
            <w:tcW w:w="595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55B52B6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34</w:t>
            </w:r>
          </w:p>
        </w:tc>
        <w:tc>
          <w:tcPr>
            <w:tcW w:w="11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8111D1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vAlign w:val="center"/>
          </w:tcPr>
          <w:p w14:paraId="319568F3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BE80CF1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0454B26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20</w:t>
            </w:r>
          </w:p>
        </w:tc>
        <w:tc>
          <w:tcPr>
            <w:tcW w:w="638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D60C33A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34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2E5A6B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</w:tr>
      <w:tr w:rsidR="00BF409B" w:rsidRPr="00441308" w14:paraId="2D79BD43" w14:textId="77777777" w:rsidTr="00A92E98">
        <w:trPr>
          <w:trHeight w:val="113"/>
        </w:trPr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2DE14C1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15</w:t>
            </w: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CCED8E0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15</w:t>
            </w: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662DC06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99FAA12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33</w:t>
            </w:r>
          </w:p>
        </w:tc>
        <w:tc>
          <w:tcPr>
            <w:tcW w:w="11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4C50D9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vAlign w:val="center"/>
          </w:tcPr>
          <w:p w14:paraId="53C68CA4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15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30E5A6E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15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8AFE22F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E851611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33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AC77BA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</w:tr>
      <w:tr w:rsidR="00BF409B" w:rsidRPr="00441308" w14:paraId="159E7AE5" w14:textId="77777777" w:rsidTr="00A92E98">
        <w:trPr>
          <w:trHeight w:val="113"/>
        </w:trPr>
        <w:tc>
          <w:tcPr>
            <w:tcW w:w="595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325E9101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70ED9FCA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6717ECB6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19</w:t>
            </w:r>
          </w:p>
        </w:tc>
        <w:tc>
          <w:tcPr>
            <w:tcW w:w="59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0E45A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32</w:t>
            </w:r>
          </w:p>
        </w:tc>
        <w:tc>
          <w:tcPr>
            <w:tcW w:w="11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A50932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F5E74FD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45BB0618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32E5AE0C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19</w:t>
            </w:r>
          </w:p>
        </w:tc>
        <w:tc>
          <w:tcPr>
            <w:tcW w:w="63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52C858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32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DCA478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</w:tr>
      <w:tr w:rsidR="00BF409B" w:rsidRPr="00441308" w14:paraId="053D18EA" w14:textId="77777777" w:rsidTr="00A92E98">
        <w:trPr>
          <w:trHeight w:val="113"/>
        </w:trPr>
        <w:tc>
          <w:tcPr>
            <w:tcW w:w="595" w:type="dxa"/>
            <w:tcBorders>
              <w:bottom w:val="nil"/>
            </w:tcBorders>
            <w:shd w:val="clear" w:color="auto" w:fill="auto"/>
            <w:vAlign w:val="center"/>
          </w:tcPr>
          <w:p w14:paraId="7BDD5ADC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bottom w:val="nil"/>
            </w:tcBorders>
            <w:shd w:val="clear" w:color="auto" w:fill="auto"/>
            <w:vAlign w:val="center"/>
          </w:tcPr>
          <w:p w14:paraId="75F3A88C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F96022A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8DDD01C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31</w:t>
            </w:r>
          </w:p>
        </w:tc>
        <w:tc>
          <w:tcPr>
            <w:tcW w:w="116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085AD9E" w14:textId="77777777" w:rsidR="00BF409B" w:rsidRPr="00441308" w:rsidRDefault="00BF409B" w:rsidP="00A92E98">
            <w:pPr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bottom w:val="nil"/>
            </w:tcBorders>
            <w:shd w:val="clear" w:color="auto" w:fill="auto"/>
            <w:vAlign w:val="center"/>
          </w:tcPr>
          <w:p w14:paraId="3362725F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bottom w:val="nil"/>
            </w:tcBorders>
            <w:shd w:val="clear" w:color="auto" w:fill="auto"/>
            <w:vAlign w:val="center"/>
          </w:tcPr>
          <w:p w14:paraId="62CA7689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bottom w:val="nil"/>
            </w:tcBorders>
            <w:shd w:val="clear" w:color="auto" w:fill="auto"/>
            <w:vAlign w:val="center"/>
          </w:tcPr>
          <w:p w14:paraId="0C323F50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bottom w:val="nil"/>
            </w:tcBorders>
            <w:shd w:val="clear" w:color="auto" w:fill="auto"/>
            <w:vAlign w:val="center"/>
          </w:tcPr>
          <w:p w14:paraId="7EB395DC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31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4A8902CC" w14:textId="77777777" w:rsidR="00BF409B" w:rsidRPr="00441308" w:rsidRDefault="00BF409B" w:rsidP="00A92E98">
            <w:pPr>
              <w:rPr>
                <w:rFonts w:cstheme="minorHAnsi"/>
                <w:sz w:val="14"/>
                <w:szCs w:val="14"/>
              </w:rPr>
            </w:pPr>
          </w:p>
        </w:tc>
      </w:tr>
      <w:tr w:rsidR="00BF409B" w:rsidRPr="00441308" w14:paraId="4579806D" w14:textId="77777777" w:rsidTr="00A92E98">
        <w:trPr>
          <w:trHeight w:val="113"/>
        </w:trPr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3F18374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14</w:t>
            </w: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34CC6B1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14</w:t>
            </w: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36F4E11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18</w:t>
            </w: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012ACE2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30</w:t>
            </w:r>
          </w:p>
        </w:tc>
        <w:tc>
          <w:tcPr>
            <w:tcW w:w="1164" w:type="dxa"/>
            <w:vMerge/>
            <w:tcBorders>
              <w:bottom w:val="nil"/>
            </w:tcBorders>
            <w:shd w:val="clear" w:color="auto" w:fill="auto"/>
          </w:tcPr>
          <w:p w14:paraId="677F113F" w14:textId="77777777" w:rsidR="00BF409B" w:rsidRPr="00441308" w:rsidRDefault="00BF409B" w:rsidP="00A92E98">
            <w:pPr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0C5921B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14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682CC5C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14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2E6A1E3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18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4DD71B5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30</w:t>
            </w:r>
          </w:p>
        </w:tc>
        <w:tc>
          <w:tcPr>
            <w:tcW w:w="1134" w:type="dxa"/>
            <w:vMerge/>
            <w:tcBorders>
              <w:bottom w:val="nil"/>
            </w:tcBorders>
            <w:shd w:val="clear" w:color="auto" w:fill="auto"/>
          </w:tcPr>
          <w:p w14:paraId="7E600A56" w14:textId="77777777" w:rsidR="00BF409B" w:rsidRPr="00441308" w:rsidRDefault="00BF409B" w:rsidP="00A92E98">
            <w:pPr>
              <w:rPr>
                <w:rFonts w:cstheme="minorHAnsi"/>
                <w:sz w:val="14"/>
                <w:szCs w:val="14"/>
              </w:rPr>
            </w:pPr>
          </w:p>
        </w:tc>
      </w:tr>
      <w:tr w:rsidR="00BF409B" w:rsidRPr="00441308" w14:paraId="5DE54A70" w14:textId="77777777" w:rsidTr="00A92E98">
        <w:trPr>
          <w:trHeight w:val="113"/>
        </w:trPr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140A0C0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763C6B6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9CAE93E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862C10C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29</w:t>
            </w:r>
          </w:p>
        </w:tc>
        <w:tc>
          <w:tcPr>
            <w:tcW w:w="11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F94B4D1" w14:textId="77777777" w:rsidR="00BF409B" w:rsidRPr="00441308" w:rsidRDefault="00BF409B" w:rsidP="00A92E98">
            <w:pPr>
              <w:rPr>
                <w:rFonts w:cstheme="minorHAnsi"/>
                <w:sz w:val="14"/>
                <w:szCs w:val="14"/>
              </w:rPr>
            </w:pPr>
            <w:r>
              <w:rPr>
                <w:rFonts w:cstheme="minorHAnsi"/>
                <w:b/>
                <w:sz w:val="14"/>
                <w:szCs w:val="14"/>
              </w:rPr>
              <w:t>NIVEAU</w:t>
            </w:r>
            <w:r w:rsidRPr="00441308">
              <w:rPr>
                <w:rFonts w:cstheme="minorHAnsi"/>
                <w:b/>
                <w:sz w:val="14"/>
                <w:szCs w:val="14"/>
              </w:rPr>
              <w:t xml:space="preserve"> II</w:t>
            </w:r>
          </w:p>
        </w:tc>
        <w:tc>
          <w:tcPr>
            <w:tcW w:w="638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vAlign w:val="center"/>
          </w:tcPr>
          <w:p w14:paraId="26E96608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2FC0BE8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A61BCA9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28FA97E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29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C65F142" w14:textId="77777777" w:rsidR="00BF409B" w:rsidRPr="00441308" w:rsidRDefault="00BF409B" w:rsidP="00A92E98">
            <w:pPr>
              <w:rPr>
                <w:rFonts w:cstheme="minorHAnsi"/>
                <w:sz w:val="14"/>
                <w:szCs w:val="14"/>
              </w:rPr>
            </w:pPr>
            <w:r>
              <w:rPr>
                <w:rFonts w:cstheme="minorHAnsi"/>
                <w:b/>
                <w:sz w:val="14"/>
                <w:szCs w:val="14"/>
              </w:rPr>
              <w:t>NIVEAU</w:t>
            </w:r>
            <w:r w:rsidRPr="00441308">
              <w:rPr>
                <w:rFonts w:cstheme="minorHAnsi"/>
                <w:b/>
                <w:sz w:val="14"/>
                <w:szCs w:val="14"/>
              </w:rPr>
              <w:t xml:space="preserve"> II</w:t>
            </w:r>
          </w:p>
        </w:tc>
      </w:tr>
      <w:tr w:rsidR="00BF409B" w:rsidRPr="00441308" w14:paraId="3C7D3FF9" w14:textId="77777777" w:rsidTr="00A92E98">
        <w:trPr>
          <w:trHeight w:val="113"/>
        </w:trPr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065A63F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6A78685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3E068AB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31C457B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28</w:t>
            </w:r>
          </w:p>
        </w:tc>
        <w:tc>
          <w:tcPr>
            <w:tcW w:w="1164" w:type="dxa"/>
            <w:vMerge w:val="restart"/>
            <w:tcBorders>
              <w:top w:val="nil"/>
              <w:left w:val="single" w:sz="4" w:space="0" w:color="auto"/>
            </w:tcBorders>
            <w:shd w:val="clear" w:color="auto" w:fill="auto"/>
          </w:tcPr>
          <w:p w14:paraId="2EA265F6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72E65E3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A076EEF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A37ACE0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4EFF659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28</w:t>
            </w:r>
          </w:p>
        </w:tc>
        <w:tc>
          <w:tcPr>
            <w:tcW w:w="1134" w:type="dxa"/>
            <w:vMerge w:val="restart"/>
            <w:tcBorders>
              <w:top w:val="nil"/>
            </w:tcBorders>
            <w:shd w:val="clear" w:color="auto" w:fill="auto"/>
          </w:tcPr>
          <w:p w14:paraId="14CAA088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</w:tr>
      <w:tr w:rsidR="00BF409B" w:rsidRPr="00441308" w14:paraId="0089FB68" w14:textId="77777777" w:rsidTr="00A92E98">
        <w:trPr>
          <w:trHeight w:val="113"/>
        </w:trPr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C0C00A2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13</w:t>
            </w: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3812423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13</w:t>
            </w:r>
          </w:p>
        </w:tc>
        <w:tc>
          <w:tcPr>
            <w:tcW w:w="595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C543205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17</w:t>
            </w:r>
          </w:p>
        </w:tc>
        <w:tc>
          <w:tcPr>
            <w:tcW w:w="5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50FEBD0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27</w:t>
            </w:r>
          </w:p>
        </w:tc>
        <w:tc>
          <w:tcPr>
            <w:tcW w:w="1164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7ED69075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870C920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13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9E08466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13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5442A99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17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3231EDB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27</w:t>
            </w:r>
          </w:p>
        </w:tc>
        <w:tc>
          <w:tcPr>
            <w:tcW w:w="1134" w:type="dxa"/>
            <w:vMerge/>
            <w:shd w:val="clear" w:color="auto" w:fill="auto"/>
          </w:tcPr>
          <w:p w14:paraId="756360EB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</w:tr>
      <w:tr w:rsidR="00BF409B" w:rsidRPr="00441308" w14:paraId="4FAD5990" w14:textId="77777777" w:rsidTr="00A92E98">
        <w:trPr>
          <w:trHeight w:val="113"/>
        </w:trPr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87E7BB4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75C87B4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3CEC520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E6D5A6E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26</w:t>
            </w:r>
          </w:p>
        </w:tc>
        <w:tc>
          <w:tcPr>
            <w:tcW w:w="1164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243306E7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49C96B2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64E0F25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BA7C82C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EB70FA1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26</w:t>
            </w:r>
          </w:p>
        </w:tc>
        <w:tc>
          <w:tcPr>
            <w:tcW w:w="1134" w:type="dxa"/>
            <w:vMerge/>
            <w:shd w:val="clear" w:color="auto" w:fill="auto"/>
          </w:tcPr>
          <w:p w14:paraId="4FDF96E9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</w:tr>
      <w:tr w:rsidR="00BF409B" w:rsidRPr="00441308" w14:paraId="056CA0B6" w14:textId="77777777" w:rsidTr="00A92E98">
        <w:trPr>
          <w:trHeight w:val="113"/>
        </w:trPr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851B8E3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22EB290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484E679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98A9797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25</w:t>
            </w:r>
          </w:p>
        </w:tc>
        <w:tc>
          <w:tcPr>
            <w:tcW w:w="1164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24E627FD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C98EE3A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1F7EE55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F7EDC64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0D9B3EE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25</w:t>
            </w:r>
          </w:p>
        </w:tc>
        <w:tc>
          <w:tcPr>
            <w:tcW w:w="1134" w:type="dxa"/>
            <w:vMerge/>
            <w:shd w:val="clear" w:color="auto" w:fill="auto"/>
          </w:tcPr>
          <w:p w14:paraId="1AD8ACDF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</w:tr>
      <w:tr w:rsidR="00BF409B" w:rsidRPr="00441308" w14:paraId="62BCBBC0" w14:textId="77777777" w:rsidTr="00A92E98">
        <w:trPr>
          <w:trHeight w:val="113"/>
        </w:trPr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35E1459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12</w:t>
            </w: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B3F76F2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12</w:t>
            </w:r>
          </w:p>
        </w:tc>
        <w:tc>
          <w:tcPr>
            <w:tcW w:w="595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CC2E8E0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16</w:t>
            </w:r>
          </w:p>
        </w:tc>
        <w:tc>
          <w:tcPr>
            <w:tcW w:w="5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C6C8D60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24</w:t>
            </w:r>
          </w:p>
        </w:tc>
        <w:tc>
          <w:tcPr>
            <w:tcW w:w="1164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5B7877F6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79EFB46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12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91A7D46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12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844E642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16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642472C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24</w:t>
            </w:r>
          </w:p>
        </w:tc>
        <w:tc>
          <w:tcPr>
            <w:tcW w:w="1134" w:type="dxa"/>
            <w:vMerge/>
            <w:shd w:val="clear" w:color="auto" w:fill="auto"/>
          </w:tcPr>
          <w:p w14:paraId="77B12A9D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</w:tr>
      <w:tr w:rsidR="00BF409B" w:rsidRPr="00441308" w14:paraId="41AC97A9" w14:textId="77777777" w:rsidTr="00A92E98">
        <w:trPr>
          <w:trHeight w:val="113"/>
        </w:trPr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D7B922F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8A40253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6F9D756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9C6C607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23</w:t>
            </w:r>
          </w:p>
        </w:tc>
        <w:tc>
          <w:tcPr>
            <w:tcW w:w="1164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29A7AE78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0DD06B7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A575B24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4506AEA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C226FFE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23</w:t>
            </w:r>
          </w:p>
        </w:tc>
        <w:tc>
          <w:tcPr>
            <w:tcW w:w="1134" w:type="dxa"/>
            <w:vMerge/>
            <w:shd w:val="clear" w:color="auto" w:fill="auto"/>
          </w:tcPr>
          <w:p w14:paraId="502F4D12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</w:tr>
      <w:tr w:rsidR="00BF409B" w:rsidRPr="00441308" w14:paraId="7A674498" w14:textId="77777777" w:rsidTr="00A92E98">
        <w:trPr>
          <w:trHeight w:val="113"/>
        </w:trPr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5430C5C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83DD05B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66F0FF9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DC47FEC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22</w:t>
            </w:r>
          </w:p>
        </w:tc>
        <w:tc>
          <w:tcPr>
            <w:tcW w:w="1164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266C70FB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937048F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EB69E58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EE558E0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F8F9172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22</w:t>
            </w:r>
          </w:p>
        </w:tc>
        <w:tc>
          <w:tcPr>
            <w:tcW w:w="1134" w:type="dxa"/>
            <w:vMerge/>
            <w:shd w:val="clear" w:color="auto" w:fill="auto"/>
          </w:tcPr>
          <w:p w14:paraId="01CB96DD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</w:tr>
      <w:tr w:rsidR="00BF409B" w:rsidRPr="00441308" w14:paraId="018F4537" w14:textId="77777777" w:rsidTr="00A92E98">
        <w:trPr>
          <w:trHeight w:val="113"/>
        </w:trPr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6BF70C8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11</w:t>
            </w: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9569946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11</w:t>
            </w:r>
          </w:p>
        </w:tc>
        <w:tc>
          <w:tcPr>
            <w:tcW w:w="595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A42EC7E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15</w:t>
            </w:r>
          </w:p>
        </w:tc>
        <w:tc>
          <w:tcPr>
            <w:tcW w:w="5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477845A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21</w:t>
            </w:r>
          </w:p>
        </w:tc>
        <w:tc>
          <w:tcPr>
            <w:tcW w:w="1164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181D3DB9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4D5B18F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11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5097C24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11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7EC259A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15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96B6B73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21</w:t>
            </w:r>
          </w:p>
        </w:tc>
        <w:tc>
          <w:tcPr>
            <w:tcW w:w="1134" w:type="dxa"/>
            <w:vMerge/>
            <w:shd w:val="clear" w:color="auto" w:fill="auto"/>
          </w:tcPr>
          <w:p w14:paraId="4905E0D6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</w:tr>
      <w:tr w:rsidR="00BF409B" w:rsidRPr="00441308" w14:paraId="2C8295F5" w14:textId="77777777" w:rsidTr="00A92E98">
        <w:trPr>
          <w:trHeight w:val="113"/>
        </w:trPr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05F0FCA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9EDBD29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07E87D1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12D2011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20</w:t>
            </w:r>
          </w:p>
        </w:tc>
        <w:tc>
          <w:tcPr>
            <w:tcW w:w="1164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0B33D611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EA7F765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CCABC23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8A0762A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EE1EF03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20</w:t>
            </w:r>
          </w:p>
        </w:tc>
        <w:tc>
          <w:tcPr>
            <w:tcW w:w="1134" w:type="dxa"/>
            <w:vMerge/>
            <w:shd w:val="clear" w:color="auto" w:fill="auto"/>
          </w:tcPr>
          <w:p w14:paraId="3C9B4A6A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</w:tr>
      <w:tr w:rsidR="00BF409B" w:rsidRPr="00441308" w14:paraId="2F3CD126" w14:textId="77777777" w:rsidTr="00A92E98">
        <w:trPr>
          <w:trHeight w:val="113"/>
        </w:trPr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8BF9C7D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9E341FF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E67C4A0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DEF2B07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19</w:t>
            </w:r>
          </w:p>
        </w:tc>
        <w:tc>
          <w:tcPr>
            <w:tcW w:w="1164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0B52A3F5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C689D94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4724414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EAAA349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346F033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19</w:t>
            </w:r>
          </w:p>
        </w:tc>
        <w:tc>
          <w:tcPr>
            <w:tcW w:w="1134" w:type="dxa"/>
            <w:vMerge/>
            <w:shd w:val="clear" w:color="auto" w:fill="auto"/>
          </w:tcPr>
          <w:p w14:paraId="4379B5B6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</w:tr>
      <w:tr w:rsidR="00BF409B" w:rsidRPr="00441308" w14:paraId="5457A951" w14:textId="77777777" w:rsidTr="00A92E98">
        <w:trPr>
          <w:trHeight w:val="113"/>
        </w:trPr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B3063F7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10</w:t>
            </w: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A77C74F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10</w:t>
            </w:r>
          </w:p>
        </w:tc>
        <w:tc>
          <w:tcPr>
            <w:tcW w:w="595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025ED9B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14</w:t>
            </w:r>
          </w:p>
        </w:tc>
        <w:tc>
          <w:tcPr>
            <w:tcW w:w="5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A1906DC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18</w:t>
            </w:r>
          </w:p>
        </w:tc>
        <w:tc>
          <w:tcPr>
            <w:tcW w:w="1164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3D28FE90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8BABDF7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10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F169CE6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10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18DFA2D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14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EC342ED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18</w:t>
            </w:r>
          </w:p>
        </w:tc>
        <w:tc>
          <w:tcPr>
            <w:tcW w:w="1134" w:type="dxa"/>
            <w:vMerge/>
            <w:shd w:val="clear" w:color="auto" w:fill="auto"/>
          </w:tcPr>
          <w:p w14:paraId="63EB48E0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</w:tr>
      <w:tr w:rsidR="00BF409B" w:rsidRPr="00441308" w14:paraId="006D33E6" w14:textId="77777777" w:rsidTr="00A92E98">
        <w:trPr>
          <w:trHeight w:val="113"/>
        </w:trPr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2077080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273C3CE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E2B7F7E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5C6CD75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17</w:t>
            </w:r>
          </w:p>
        </w:tc>
        <w:tc>
          <w:tcPr>
            <w:tcW w:w="1164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36C4BC53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479862F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51D7E3C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7809060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A2F7EC7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17</w:t>
            </w:r>
          </w:p>
        </w:tc>
        <w:tc>
          <w:tcPr>
            <w:tcW w:w="1134" w:type="dxa"/>
            <w:vMerge/>
            <w:shd w:val="clear" w:color="auto" w:fill="auto"/>
          </w:tcPr>
          <w:p w14:paraId="7B1F7234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</w:tr>
      <w:tr w:rsidR="00BF409B" w:rsidRPr="00441308" w14:paraId="354F3297" w14:textId="77777777" w:rsidTr="00A92E98">
        <w:trPr>
          <w:trHeight w:val="113"/>
        </w:trPr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86CAD88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C4A3656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6137741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3D2D5BF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16</w:t>
            </w:r>
          </w:p>
        </w:tc>
        <w:tc>
          <w:tcPr>
            <w:tcW w:w="1164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7A5EF81E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861A14B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475809B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AD38349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F608493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16</w:t>
            </w:r>
          </w:p>
        </w:tc>
        <w:tc>
          <w:tcPr>
            <w:tcW w:w="1134" w:type="dxa"/>
            <w:vMerge/>
            <w:shd w:val="clear" w:color="auto" w:fill="auto"/>
          </w:tcPr>
          <w:p w14:paraId="44CADB63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</w:tr>
      <w:tr w:rsidR="00BF409B" w:rsidRPr="00441308" w14:paraId="3FD3CA69" w14:textId="77777777" w:rsidTr="00A92E98">
        <w:trPr>
          <w:trHeight w:val="113"/>
        </w:trPr>
        <w:tc>
          <w:tcPr>
            <w:tcW w:w="595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3A54AB97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9</w:t>
            </w:r>
          </w:p>
        </w:tc>
        <w:tc>
          <w:tcPr>
            <w:tcW w:w="595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5D478670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9</w:t>
            </w:r>
          </w:p>
        </w:tc>
        <w:tc>
          <w:tcPr>
            <w:tcW w:w="59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FD5493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13</w:t>
            </w:r>
          </w:p>
        </w:tc>
        <w:tc>
          <w:tcPr>
            <w:tcW w:w="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A255BB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15</w:t>
            </w:r>
          </w:p>
        </w:tc>
        <w:tc>
          <w:tcPr>
            <w:tcW w:w="1164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EBFC7F7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2E673130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9</w:t>
            </w:r>
          </w:p>
        </w:tc>
        <w:tc>
          <w:tcPr>
            <w:tcW w:w="638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47D6CBD7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9</w:t>
            </w:r>
          </w:p>
        </w:tc>
        <w:tc>
          <w:tcPr>
            <w:tcW w:w="638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1656C2F0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13</w:t>
            </w:r>
          </w:p>
        </w:tc>
        <w:tc>
          <w:tcPr>
            <w:tcW w:w="638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19811DC6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15</w:t>
            </w:r>
          </w:p>
        </w:tc>
        <w:tc>
          <w:tcPr>
            <w:tcW w:w="1134" w:type="dxa"/>
            <w:vMerge/>
            <w:shd w:val="clear" w:color="auto" w:fill="auto"/>
          </w:tcPr>
          <w:p w14:paraId="095FEB55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</w:tr>
      <w:tr w:rsidR="00BF409B" w:rsidRPr="00441308" w14:paraId="711D61FF" w14:textId="77777777" w:rsidTr="00A92E98">
        <w:trPr>
          <w:trHeight w:val="113"/>
        </w:trPr>
        <w:tc>
          <w:tcPr>
            <w:tcW w:w="595" w:type="dxa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14:paraId="3B08F044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bottom w:val="nil"/>
            </w:tcBorders>
            <w:shd w:val="clear" w:color="auto" w:fill="auto"/>
            <w:vAlign w:val="center"/>
          </w:tcPr>
          <w:p w14:paraId="60F63D8A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1A3B2FE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016AEA3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14</w:t>
            </w:r>
          </w:p>
        </w:tc>
        <w:tc>
          <w:tcPr>
            <w:tcW w:w="1164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136806D" w14:textId="77777777" w:rsidR="00BF409B" w:rsidRPr="00441308" w:rsidRDefault="00BF409B" w:rsidP="00A92E9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38" w:type="dxa"/>
            <w:tcBorders>
              <w:left w:val="single" w:sz="4" w:space="0" w:color="auto"/>
              <w:bottom w:val="nil"/>
            </w:tcBorders>
            <w:shd w:val="clear" w:color="auto" w:fill="auto"/>
            <w:vAlign w:val="center"/>
          </w:tcPr>
          <w:p w14:paraId="02E9ADF1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bottom w:val="nil"/>
            </w:tcBorders>
            <w:shd w:val="clear" w:color="auto" w:fill="auto"/>
            <w:vAlign w:val="center"/>
          </w:tcPr>
          <w:p w14:paraId="59C2AFF2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bottom w:val="nil"/>
            </w:tcBorders>
            <w:shd w:val="clear" w:color="auto" w:fill="auto"/>
            <w:vAlign w:val="center"/>
          </w:tcPr>
          <w:p w14:paraId="1CE4B601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bottom w:val="nil"/>
            </w:tcBorders>
            <w:shd w:val="clear" w:color="auto" w:fill="auto"/>
            <w:vAlign w:val="center"/>
          </w:tcPr>
          <w:p w14:paraId="0D26FBBD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14</w:t>
            </w:r>
          </w:p>
        </w:tc>
        <w:tc>
          <w:tcPr>
            <w:tcW w:w="1134" w:type="dxa"/>
            <w:vMerge w:val="restart"/>
          </w:tcPr>
          <w:p w14:paraId="2B943E0E" w14:textId="77777777" w:rsidR="00BF409B" w:rsidRPr="00441308" w:rsidRDefault="00BF409B" w:rsidP="00A92E98">
            <w:pPr>
              <w:rPr>
                <w:rFonts w:cstheme="minorHAnsi"/>
                <w:sz w:val="14"/>
                <w:szCs w:val="14"/>
              </w:rPr>
            </w:pPr>
          </w:p>
        </w:tc>
      </w:tr>
      <w:tr w:rsidR="00BF409B" w:rsidRPr="00441308" w14:paraId="37802542" w14:textId="77777777" w:rsidTr="00A92E98">
        <w:trPr>
          <w:trHeight w:val="113"/>
        </w:trPr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F455559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8</w:t>
            </w: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1E7E569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8</w:t>
            </w:r>
          </w:p>
        </w:tc>
        <w:tc>
          <w:tcPr>
            <w:tcW w:w="595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858E22E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12</w:t>
            </w:r>
          </w:p>
        </w:tc>
        <w:tc>
          <w:tcPr>
            <w:tcW w:w="5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4E9F46D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13</w:t>
            </w:r>
          </w:p>
        </w:tc>
        <w:tc>
          <w:tcPr>
            <w:tcW w:w="116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E52BACA" w14:textId="77777777" w:rsidR="00BF409B" w:rsidRPr="00441308" w:rsidRDefault="00BF409B" w:rsidP="00A92E98">
            <w:pPr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vAlign w:val="center"/>
          </w:tcPr>
          <w:p w14:paraId="16D48BE9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8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30829C8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8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B37CA14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12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65034D0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13</w:t>
            </w:r>
          </w:p>
        </w:tc>
        <w:tc>
          <w:tcPr>
            <w:tcW w:w="1134" w:type="dxa"/>
            <w:vMerge/>
            <w:tcBorders>
              <w:bottom w:val="nil"/>
            </w:tcBorders>
          </w:tcPr>
          <w:p w14:paraId="0E06D759" w14:textId="77777777" w:rsidR="00BF409B" w:rsidRPr="00441308" w:rsidRDefault="00BF409B" w:rsidP="00A92E98">
            <w:pPr>
              <w:rPr>
                <w:rFonts w:cstheme="minorHAnsi"/>
                <w:sz w:val="14"/>
                <w:szCs w:val="14"/>
              </w:rPr>
            </w:pPr>
          </w:p>
        </w:tc>
      </w:tr>
      <w:tr w:rsidR="00BF409B" w:rsidRPr="00441308" w14:paraId="159134FF" w14:textId="77777777" w:rsidTr="00A92E98">
        <w:trPr>
          <w:trHeight w:val="113"/>
        </w:trPr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A222A18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BB5C1BF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6D68CDD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11</w:t>
            </w:r>
          </w:p>
        </w:tc>
        <w:tc>
          <w:tcPr>
            <w:tcW w:w="5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FE6B0E9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12</w:t>
            </w:r>
          </w:p>
        </w:tc>
        <w:tc>
          <w:tcPr>
            <w:tcW w:w="1164" w:type="dxa"/>
            <w:vMerge w:val="restart"/>
            <w:tcBorders>
              <w:top w:val="nil"/>
              <w:left w:val="single" w:sz="4" w:space="0" w:color="auto"/>
            </w:tcBorders>
            <w:shd w:val="clear" w:color="auto" w:fill="auto"/>
          </w:tcPr>
          <w:p w14:paraId="201D9E15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  <w:r>
              <w:rPr>
                <w:rFonts w:cstheme="minorHAnsi"/>
                <w:b/>
                <w:sz w:val="14"/>
                <w:szCs w:val="14"/>
              </w:rPr>
              <w:t>NIVEAU</w:t>
            </w:r>
            <w:r w:rsidRPr="00441308">
              <w:rPr>
                <w:rFonts w:cstheme="minorHAnsi"/>
                <w:b/>
                <w:sz w:val="14"/>
                <w:szCs w:val="14"/>
              </w:rPr>
              <w:t xml:space="preserve"> I</w:t>
            </w:r>
          </w:p>
          <w:p w14:paraId="2B465164" w14:textId="77777777" w:rsidR="00BF409B" w:rsidRPr="00441308" w:rsidRDefault="00BF409B" w:rsidP="00A92E98">
            <w:pPr>
              <w:rPr>
                <w:rFonts w:cstheme="minorHAnsi"/>
                <w:b/>
                <w:sz w:val="20"/>
                <w:szCs w:val="20"/>
              </w:rPr>
            </w:pPr>
          </w:p>
          <w:p w14:paraId="43AD20ED" w14:textId="77777777" w:rsidR="00BF409B" w:rsidRPr="00441308" w:rsidRDefault="00BF409B" w:rsidP="00A92E98">
            <w:pPr>
              <w:rPr>
                <w:rFonts w:cstheme="minorHAnsi"/>
                <w:b/>
                <w:sz w:val="20"/>
                <w:szCs w:val="20"/>
              </w:rPr>
            </w:pPr>
          </w:p>
          <w:p w14:paraId="63D4F565" w14:textId="77777777" w:rsidR="00BF409B" w:rsidRPr="00441308" w:rsidRDefault="00BF409B" w:rsidP="00A92E98">
            <w:pPr>
              <w:rPr>
                <w:rFonts w:cstheme="minorHAnsi"/>
                <w:b/>
                <w:sz w:val="20"/>
                <w:szCs w:val="20"/>
              </w:rPr>
            </w:pPr>
          </w:p>
          <w:p w14:paraId="7BD70099" w14:textId="77777777" w:rsidR="00BF409B" w:rsidRPr="00441308" w:rsidRDefault="00BF409B" w:rsidP="00A92E98">
            <w:pPr>
              <w:rPr>
                <w:rFonts w:cstheme="minorHAnsi"/>
                <w:b/>
                <w:sz w:val="20"/>
                <w:szCs w:val="20"/>
              </w:rPr>
            </w:pPr>
          </w:p>
          <w:p w14:paraId="023EF6C8" w14:textId="77777777" w:rsidR="00BF409B" w:rsidRPr="00441308" w:rsidRDefault="00BF409B" w:rsidP="00A92E98">
            <w:pPr>
              <w:rPr>
                <w:rFonts w:cstheme="minorHAnsi"/>
                <w:sz w:val="14"/>
                <w:szCs w:val="14"/>
              </w:rPr>
            </w:pPr>
            <w:proofErr w:type="gramStart"/>
            <w:r w:rsidRPr="00441308">
              <w:rPr>
                <w:rFonts w:cstheme="minorHAnsi"/>
                <w:b/>
                <w:sz w:val="20"/>
                <w:szCs w:val="20"/>
              </w:rPr>
              <w:t>Dat</w:t>
            </w:r>
            <w:r>
              <w:rPr>
                <w:rFonts w:cstheme="minorHAnsi"/>
                <w:b/>
                <w:sz w:val="20"/>
                <w:szCs w:val="20"/>
              </w:rPr>
              <w:t>e</w:t>
            </w:r>
            <w:r w:rsidRPr="00441308">
              <w:rPr>
                <w:rFonts w:cstheme="minorHAnsi"/>
                <w:b/>
                <w:sz w:val="20"/>
                <w:szCs w:val="20"/>
              </w:rPr>
              <w:t>:</w:t>
            </w:r>
            <w:proofErr w:type="gramEnd"/>
          </w:p>
          <w:p w14:paraId="448DFA3F" w14:textId="77777777" w:rsidR="00BF409B" w:rsidRPr="00441308" w:rsidRDefault="00BF409B" w:rsidP="00A92E98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5C62772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DE401C0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F240B93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11</w:t>
            </w:r>
          </w:p>
        </w:tc>
        <w:tc>
          <w:tcPr>
            <w:tcW w:w="638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4DCE4BE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12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3FF470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  <w:r>
              <w:rPr>
                <w:rFonts w:cstheme="minorHAnsi"/>
                <w:b/>
                <w:sz w:val="14"/>
                <w:szCs w:val="14"/>
              </w:rPr>
              <w:t>NIVEAU</w:t>
            </w:r>
            <w:r w:rsidRPr="00441308">
              <w:rPr>
                <w:rFonts w:cstheme="minorHAnsi"/>
                <w:b/>
                <w:sz w:val="14"/>
                <w:szCs w:val="14"/>
              </w:rPr>
              <w:t xml:space="preserve"> I</w:t>
            </w:r>
          </w:p>
        </w:tc>
      </w:tr>
      <w:tr w:rsidR="00BF409B" w:rsidRPr="00441308" w14:paraId="2FFE7FEA" w14:textId="77777777" w:rsidTr="00A92E98">
        <w:trPr>
          <w:trHeight w:val="113"/>
        </w:trPr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EAAD8F9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7</w:t>
            </w: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B52CD74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7</w:t>
            </w:r>
          </w:p>
        </w:tc>
        <w:tc>
          <w:tcPr>
            <w:tcW w:w="595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2A0C4DE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10</w:t>
            </w:r>
          </w:p>
        </w:tc>
        <w:tc>
          <w:tcPr>
            <w:tcW w:w="5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CAD3783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11</w:t>
            </w:r>
          </w:p>
        </w:tc>
        <w:tc>
          <w:tcPr>
            <w:tcW w:w="1164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7C3785A3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90EB160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7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3B7B71F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7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9F8F4DA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10</w:t>
            </w:r>
          </w:p>
        </w:tc>
        <w:tc>
          <w:tcPr>
            <w:tcW w:w="638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ED6522B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11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1B28F1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</w:tr>
      <w:tr w:rsidR="00BF409B" w:rsidRPr="00441308" w14:paraId="2B6DCEB1" w14:textId="77777777" w:rsidTr="00A92E98">
        <w:trPr>
          <w:trHeight w:val="113"/>
        </w:trPr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17E1018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6</w:t>
            </w: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C3C4B9F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6</w:t>
            </w:r>
          </w:p>
        </w:tc>
        <w:tc>
          <w:tcPr>
            <w:tcW w:w="595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02E09F9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9</w:t>
            </w:r>
          </w:p>
        </w:tc>
        <w:tc>
          <w:tcPr>
            <w:tcW w:w="5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1416EFF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10</w:t>
            </w:r>
          </w:p>
        </w:tc>
        <w:tc>
          <w:tcPr>
            <w:tcW w:w="1164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264C08CD" w14:textId="77777777" w:rsidR="00BF409B" w:rsidRPr="00441308" w:rsidRDefault="00BF409B" w:rsidP="00A92E98">
            <w:pPr>
              <w:rPr>
                <w:rFonts w:cstheme="minorHAnsi"/>
                <w:b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DFA63FC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6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9DA8747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6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F846244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9</w:t>
            </w:r>
          </w:p>
        </w:tc>
        <w:tc>
          <w:tcPr>
            <w:tcW w:w="638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4BAC2BD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10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CDA633" w14:textId="77777777" w:rsidR="00BF409B" w:rsidRPr="00441308" w:rsidRDefault="00BF409B" w:rsidP="00A92E98">
            <w:pPr>
              <w:rPr>
                <w:rFonts w:cstheme="minorHAnsi"/>
                <w:sz w:val="14"/>
                <w:szCs w:val="14"/>
              </w:rPr>
            </w:pPr>
          </w:p>
        </w:tc>
      </w:tr>
      <w:tr w:rsidR="00BF409B" w:rsidRPr="00441308" w14:paraId="5BEF0FC5" w14:textId="77777777" w:rsidTr="00A92E98">
        <w:trPr>
          <w:trHeight w:val="113"/>
        </w:trPr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E9F1FD0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5</w:t>
            </w: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9943B4A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5</w:t>
            </w:r>
          </w:p>
        </w:tc>
        <w:tc>
          <w:tcPr>
            <w:tcW w:w="595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6B35FB9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8</w:t>
            </w:r>
          </w:p>
        </w:tc>
        <w:tc>
          <w:tcPr>
            <w:tcW w:w="5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A6C0DE2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9</w:t>
            </w:r>
          </w:p>
        </w:tc>
        <w:tc>
          <w:tcPr>
            <w:tcW w:w="1164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3E5D4A21" w14:textId="77777777" w:rsidR="00BF409B" w:rsidRPr="00441308" w:rsidRDefault="00BF409B" w:rsidP="00A92E98">
            <w:pPr>
              <w:rPr>
                <w:rFonts w:cstheme="minorHAnsi"/>
                <w:b/>
                <w:sz w:val="10"/>
                <w:szCs w:val="10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BF1A237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5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FE8E3BC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5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4756F46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8</w:t>
            </w:r>
          </w:p>
        </w:tc>
        <w:tc>
          <w:tcPr>
            <w:tcW w:w="638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83AB14F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9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B11E95" w14:textId="77777777" w:rsidR="00BF409B" w:rsidRPr="00441308" w:rsidRDefault="00BF409B" w:rsidP="00A92E98">
            <w:pPr>
              <w:rPr>
                <w:rFonts w:cstheme="minorHAnsi"/>
                <w:sz w:val="14"/>
                <w:szCs w:val="14"/>
              </w:rPr>
            </w:pPr>
          </w:p>
        </w:tc>
      </w:tr>
      <w:tr w:rsidR="00BF409B" w:rsidRPr="00441308" w14:paraId="022C7453" w14:textId="77777777" w:rsidTr="00A92E98">
        <w:trPr>
          <w:trHeight w:val="113"/>
        </w:trPr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D3CEA01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4EA28B8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628D42A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7</w:t>
            </w:r>
          </w:p>
        </w:tc>
        <w:tc>
          <w:tcPr>
            <w:tcW w:w="5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7602760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8</w:t>
            </w:r>
          </w:p>
        </w:tc>
        <w:tc>
          <w:tcPr>
            <w:tcW w:w="1164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2ED358BB" w14:textId="77777777" w:rsidR="00BF409B" w:rsidRPr="00441308" w:rsidRDefault="00BF409B" w:rsidP="00A92E98">
            <w:pPr>
              <w:rPr>
                <w:rFonts w:cstheme="minorHAnsi"/>
                <w:b/>
                <w:sz w:val="10"/>
                <w:szCs w:val="10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CFFC304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AE95C6C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58B91B2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7</w:t>
            </w:r>
          </w:p>
        </w:tc>
        <w:tc>
          <w:tcPr>
            <w:tcW w:w="638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6613A3F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8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0461E5" w14:textId="77777777" w:rsidR="00BF409B" w:rsidRPr="00441308" w:rsidRDefault="00BF409B" w:rsidP="00A92E98">
            <w:pPr>
              <w:rPr>
                <w:rFonts w:cstheme="minorHAnsi"/>
                <w:sz w:val="14"/>
                <w:szCs w:val="14"/>
              </w:rPr>
            </w:pPr>
          </w:p>
        </w:tc>
      </w:tr>
      <w:tr w:rsidR="00BF409B" w:rsidRPr="00441308" w14:paraId="1006A07A" w14:textId="77777777" w:rsidTr="00A92E98">
        <w:trPr>
          <w:trHeight w:val="113"/>
        </w:trPr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E77375D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4</w:t>
            </w: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E93F93A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4</w:t>
            </w:r>
          </w:p>
        </w:tc>
        <w:tc>
          <w:tcPr>
            <w:tcW w:w="595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DCCFC03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6</w:t>
            </w:r>
          </w:p>
        </w:tc>
        <w:tc>
          <w:tcPr>
            <w:tcW w:w="5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BECE60A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7</w:t>
            </w:r>
          </w:p>
        </w:tc>
        <w:tc>
          <w:tcPr>
            <w:tcW w:w="1164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5A41FD80" w14:textId="77777777" w:rsidR="00BF409B" w:rsidRPr="00441308" w:rsidRDefault="00BF409B" w:rsidP="00A92E98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0A6F89C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4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09C3BBC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4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4AC6493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6</w:t>
            </w:r>
          </w:p>
        </w:tc>
        <w:tc>
          <w:tcPr>
            <w:tcW w:w="638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49B4DF7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7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50AF286" w14:textId="77777777" w:rsidR="00BF409B" w:rsidRPr="00441308" w:rsidRDefault="00BF409B" w:rsidP="00A92E98">
            <w:pPr>
              <w:rPr>
                <w:rFonts w:cstheme="minorHAnsi"/>
                <w:sz w:val="14"/>
                <w:szCs w:val="14"/>
              </w:rPr>
            </w:pPr>
          </w:p>
        </w:tc>
      </w:tr>
      <w:tr w:rsidR="00BF409B" w:rsidRPr="00441308" w14:paraId="181CD400" w14:textId="77777777" w:rsidTr="00A92E98">
        <w:trPr>
          <w:trHeight w:val="113"/>
        </w:trPr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94718B9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78C5815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E1C0688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5</w:t>
            </w:r>
          </w:p>
        </w:tc>
        <w:tc>
          <w:tcPr>
            <w:tcW w:w="5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4334E45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6</w:t>
            </w:r>
          </w:p>
        </w:tc>
        <w:tc>
          <w:tcPr>
            <w:tcW w:w="1164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1F4E961E" w14:textId="77777777" w:rsidR="00BF409B" w:rsidRPr="00441308" w:rsidRDefault="00BF409B" w:rsidP="00A92E98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4E1C9B4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503B8D7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AD6B74A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5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A429203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6</w:t>
            </w:r>
          </w:p>
        </w:tc>
        <w:tc>
          <w:tcPr>
            <w:tcW w:w="1134" w:type="dxa"/>
            <w:vMerge w:val="restart"/>
            <w:tcBorders>
              <w:top w:val="nil"/>
            </w:tcBorders>
          </w:tcPr>
          <w:p w14:paraId="06E847F2" w14:textId="77777777" w:rsidR="00BF409B" w:rsidRPr="00441308" w:rsidRDefault="00BF409B" w:rsidP="00A92E98">
            <w:pPr>
              <w:rPr>
                <w:rFonts w:cstheme="minorHAnsi"/>
                <w:b/>
                <w:sz w:val="20"/>
                <w:szCs w:val="20"/>
              </w:rPr>
            </w:pPr>
            <w:proofErr w:type="gramStart"/>
            <w:r w:rsidRPr="00441308">
              <w:rPr>
                <w:rFonts w:cstheme="minorHAnsi"/>
                <w:b/>
                <w:sz w:val="20"/>
                <w:szCs w:val="20"/>
              </w:rPr>
              <w:t>Dat</w:t>
            </w:r>
            <w:r>
              <w:rPr>
                <w:rFonts w:cstheme="minorHAnsi"/>
                <w:b/>
                <w:sz w:val="20"/>
                <w:szCs w:val="20"/>
              </w:rPr>
              <w:t>e</w:t>
            </w:r>
            <w:r w:rsidRPr="00441308">
              <w:rPr>
                <w:rFonts w:cstheme="minorHAnsi"/>
                <w:b/>
                <w:sz w:val="20"/>
                <w:szCs w:val="20"/>
              </w:rPr>
              <w:t>:</w:t>
            </w:r>
            <w:proofErr w:type="gramEnd"/>
            <w:r w:rsidRPr="00441308">
              <w:rPr>
                <w:rFonts w:cstheme="minorHAnsi"/>
                <w:b/>
                <w:sz w:val="20"/>
                <w:szCs w:val="20"/>
              </w:rPr>
              <w:t xml:space="preserve"> </w:t>
            </w:r>
          </w:p>
        </w:tc>
      </w:tr>
      <w:tr w:rsidR="00BF409B" w:rsidRPr="00441308" w14:paraId="12D67D5D" w14:textId="77777777" w:rsidTr="00A92E98">
        <w:trPr>
          <w:trHeight w:val="113"/>
        </w:trPr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4FDC99C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</w:t>
            </w: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72C35B2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</w:t>
            </w:r>
          </w:p>
        </w:tc>
        <w:tc>
          <w:tcPr>
            <w:tcW w:w="595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614C734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62AF20D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5</w:t>
            </w:r>
          </w:p>
        </w:tc>
        <w:tc>
          <w:tcPr>
            <w:tcW w:w="1164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4894C699" w14:textId="77777777" w:rsidR="00BF409B" w:rsidRPr="00441308" w:rsidRDefault="00BF409B" w:rsidP="00A92E98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E93A850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1ACB88A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A3057CD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BA55339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5</w:t>
            </w:r>
          </w:p>
        </w:tc>
        <w:tc>
          <w:tcPr>
            <w:tcW w:w="1134" w:type="dxa"/>
            <w:vMerge/>
            <w:tcBorders>
              <w:bottom w:val="nil"/>
            </w:tcBorders>
          </w:tcPr>
          <w:p w14:paraId="7076A64B" w14:textId="77777777" w:rsidR="00BF409B" w:rsidRPr="00441308" w:rsidRDefault="00BF409B" w:rsidP="00A92E98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BF409B" w:rsidRPr="00441308" w14:paraId="7891F554" w14:textId="77777777" w:rsidTr="00A92E98">
        <w:trPr>
          <w:trHeight w:val="113"/>
        </w:trPr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99424D6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3560D98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754509E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4</w:t>
            </w:r>
          </w:p>
        </w:tc>
        <w:tc>
          <w:tcPr>
            <w:tcW w:w="5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8A5936A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4</w:t>
            </w:r>
          </w:p>
        </w:tc>
        <w:tc>
          <w:tcPr>
            <w:tcW w:w="1164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3315376E" w14:textId="77777777" w:rsidR="00BF409B" w:rsidRPr="00441308" w:rsidRDefault="00BF409B" w:rsidP="00A92E98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FFC3C58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AA3DD74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B736AAF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4</w:t>
            </w:r>
          </w:p>
        </w:tc>
        <w:tc>
          <w:tcPr>
            <w:tcW w:w="638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5D07040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4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F1554" w14:textId="77777777" w:rsidR="00BF409B" w:rsidRPr="00441308" w:rsidRDefault="00BF409B" w:rsidP="00A92E98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BF409B" w:rsidRPr="00441308" w14:paraId="4EC4DDBB" w14:textId="77777777" w:rsidTr="00A92E98">
        <w:trPr>
          <w:trHeight w:val="113"/>
        </w:trPr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27D921A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</w:t>
            </w: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65AA936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</w:t>
            </w:r>
          </w:p>
        </w:tc>
        <w:tc>
          <w:tcPr>
            <w:tcW w:w="595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F1A7E8C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6757324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</w:t>
            </w:r>
          </w:p>
        </w:tc>
        <w:tc>
          <w:tcPr>
            <w:tcW w:w="1164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62CEDAFB" w14:textId="77777777" w:rsidR="00BF409B" w:rsidRPr="00441308" w:rsidRDefault="00BF409B" w:rsidP="00A92E98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4B3C426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F78AE08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</w:t>
            </w: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3B96D02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B97A231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6220C" w14:textId="77777777" w:rsidR="00BF409B" w:rsidRPr="00441308" w:rsidRDefault="00BF409B" w:rsidP="00A92E98">
            <w:pPr>
              <w:rPr>
                <w:rFonts w:cstheme="minorHAnsi"/>
                <w:sz w:val="14"/>
                <w:szCs w:val="14"/>
              </w:rPr>
            </w:pPr>
          </w:p>
        </w:tc>
      </w:tr>
      <w:tr w:rsidR="00BF409B" w:rsidRPr="00441308" w14:paraId="0E07EF5B" w14:textId="77777777" w:rsidTr="00A92E98">
        <w:trPr>
          <w:trHeight w:val="113"/>
        </w:trPr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17B31B0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E2E2D38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C896F9E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</w:t>
            </w:r>
          </w:p>
        </w:tc>
        <w:tc>
          <w:tcPr>
            <w:tcW w:w="5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F8BFC07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1164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68508DA7" w14:textId="77777777" w:rsidR="00BF409B" w:rsidRPr="00441308" w:rsidRDefault="00BF409B" w:rsidP="00A92E98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5573C45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EB025E5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6AA7B5D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3</w:t>
            </w:r>
          </w:p>
        </w:tc>
        <w:tc>
          <w:tcPr>
            <w:tcW w:w="638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54B68F7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69ED3" w14:textId="77777777" w:rsidR="00BF409B" w:rsidRPr="00441308" w:rsidRDefault="00BF409B" w:rsidP="00A92E98">
            <w:pPr>
              <w:rPr>
                <w:rFonts w:cstheme="minorHAnsi"/>
                <w:sz w:val="14"/>
                <w:szCs w:val="14"/>
              </w:rPr>
            </w:pPr>
          </w:p>
        </w:tc>
      </w:tr>
      <w:tr w:rsidR="00BF409B" w:rsidRPr="00441308" w14:paraId="73994838" w14:textId="77777777" w:rsidTr="00A92E98">
        <w:trPr>
          <w:trHeight w:val="113"/>
        </w:trPr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1761C58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B2A5535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595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21381AE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</w:t>
            </w:r>
          </w:p>
        </w:tc>
        <w:tc>
          <w:tcPr>
            <w:tcW w:w="5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162EF96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</w:t>
            </w:r>
          </w:p>
        </w:tc>
        <w:tc>
          <w:tcPr>
            <w:tcW w:w="1164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7B8E4599" w14:textId="77777777" w:rsidR="00BF409B" w:rsidRPr="00441308" w:rsidRDefault="00BF409B" w:rsidP="00A92E98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C110561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4082B62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87543F0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</w:t>
            </w:r>
          </w:p>
        </w:tc>
        <w:tc>
          <w:tcPr>
            <w:tcW w:w="638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5BC3943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2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D8878" w14:textId="77777777" w:rsidR="00BF409B" w:rsidRPr="00441308" w:rsidRDefault="00BF409B" w:rsidP="00A92E98">
            <w:pPr>
              <w:rPr>
                <w:rFonts w:cstheme="minorHAnsi"/>
                <w:sz w:val="14"/>
                <w:szCs w:val="14"/>
              </w:rPr>
            </w:pPr>
          </w:p>
        </w:tc>
      </w:tr>
      <w:tr w:rsidR="00BF409B" w:rsidRPr="00441308" w14:paraId="1654AB1E" w14:textId="77777777" w:rsidTr="00A92E98">
        <w:trPr>
          <w:trHeight w:val="113"/>
        </w:trPr>
        <w:tc>
          <w:tcPr>
            <w:tcW w:w="595" w:type="dxa"/>
            <w:tcBorders>
              <w:top w:val="nil"/>
            </w:tcBorders>
            <w:shd w:val="clear" w:color="auto" w:fill="auto"/>
            <w:vAlign w:val="center"/>
          </w:tcPr>
          <w:p w14:paraId="5A748A5F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</w:t>
            </w:r>
          </w:p>
        </w:tc>
        <w:tc>
          <w:tcPr>
            <w:tcW w:w="595" w:type="dxa"/>
            <w:tcBorders>
              <w:top w:val="nil"/>
            </w:tcBorders>
            <w:shd w:val="clear" w:color="auto" w:fill="auto"/>
            <w:vAlign w:val="center"/>
          </w:tcPr>
          <w:p w14:paraId="43ED4C6E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</w:t>
            </w:r>
          </w:p>
        </w:tc>
        <w:tc>
          <w:tcPr>
            <w:tcW w:w="595" w:type="dxa"/>
            <w:tcBorders>
              <w:top w:val="nil"/>
              <w:right w:val="single" w:sz="4" w:space="0" w:color="auto"/>
            </w:tcBorders>
            <w:shd w:val="clear" w:color="auto" w:fill="auto"/>
            <w:vAlign w:val="center"/>
          </w:tcPr>
          <w:p w14:paraId="019A03B6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</w:t>
            </w:r>
          </w:p>
        </w:tc>
        <w:tc>
          <w:tcPr>
            <w:tcW w:w="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8D183D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</w:t>
            </w:r>
          </w:p>
        </w:tc>
        <w:tc>
          <w:tcPr>
            <w:tcW w:w="1164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1BE79BB4" w14:textId="77777777" w:rsidR="00BF409B" w:rsidRPr="00441308" w:rsidRDefault="00BF409B" w:rsidP="00A92E98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638" w:type="dxa"/>
            <w:tcBorders>
              <w:top w:val="nil"/>
            </w:tcBorders>
            <w:shd w:val="clear" w:color="auto" w:fill="auto"/>
            <w:vAlign w:val="center"/>
          </w:tcPr>
          <w:p w14:paraId="1F4D0892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</w:t>
            </w:r>
          </w:p>
        </w:tc>
        <w:tc>
          <w:tcPr>
            <w:tcW w:w="638" w:type="dxa"/>
            <w:tcBorders>
              <w:top w:val="nil"/>
            </w:tcBorders>
            <w:shd w:val="clear" w:color="auto" w:fill="auto"/>
            <w:vAlign w:val="center"/>
          </w:tcPr>
          <w:p w14:paraId="694E7F66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</w:t>
            </w:r>
          </w:p>
        </w:tc>
        <w:tc>
          <w:tcPr>
            <w:tcW w:w="638" w:type="dxa"/>
            <w:tcBorders>
              <w:top w:val="nil"/>
            </w:tcBorders>
            <w:shd w:val="clear" w:color="auto" w:fill="auto"/>
            <w:vAlign w:val="center"/>
          </w:tcPr>
          <w:p w14:paraId="037A50A6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</w:t>
            </w:r>
          </w:p>
        </w:tc>
        <w:tc>
          <w:tcPr>
            <w:tcW w:w="638" w:type="dxa"/>
            <w:tcBorders>
              <w:top w:val="nil"/>
              <w:right w:val="single" w:sz="4" w:space="0" w:color="auto"/>
            </w:tcBorders>
            <w:shd w:val="clear" w:color="auto" w:fill="auto"/>
            <w:vAlign w:val="center"/>
          </w:tcPr>
          <w:p w14:paraId="0674B159" w14:textId="77777777" w:rsidR="00BF409B" w:rsidRPr="00441308" w:rsidRDefault="00BF409B" w:rsidP="00A92E98">
            <w:pPr>
              <w:jc w:val="center"/>
              <w:rPr>
                <w:rFonts w:cstheme="minorHAnsi"/>
                <w:sz w:val="14"/>
                <w:szCs w:val="14"/>
              </w:rPr>
            </w:pPr>
            <w:r w:rsidRPr="00441308">
              <w:rPr>
                <w:rFonts w:cstheme="minorHAnsi"/>
                <w:sz w:val="14"/>
                <w:szCs w:val="14"/>
              </w:rPr>
              <w:t>1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449EC" w14:textId="77777777" w:rsidR="00BF409B" w:rsidRPr="00441308" w:rsidRDefault="00BF409B" w:rsidP="00A92E98">
            <w:pPr>
              <w:rPr>
                <w:rFonts w:cstheme="minorHAnsi"/>
                <w:sz w:val="14"/>
                <w:szCs w:val="14"/>
              </w:rPr>
            </w:pPr>
          </w:p>
        </w:tc>
      </w:tr>
    </w:tbl>
    <w:p w14:paraId="49356335" w14:textId="77777777" w:rsidR="00BF409B" w:rsidRPr="00441308" w:rsidRDefault="00BF409B" w:rsidP="00BF409B">
      <w:pPr>
        <w:spacing w:after="0" w:line="240" w:lineRule="auto"/>
        <w:rPr>
          <w:rFonts w:cstheme="minorHAnsi"/>
          <w:sz w:val="14"/>
          <w:szCs w:val="14"/>
        </w:rPr>
      </w:pPr>
    </w:p>
    <w:p w14:paraId="202BC2C5" w14:textId="77777777" w:rsidR="00BF409B" w:rsidRPr="00441308" w:rsidRDefault="00BF409B" w:rsidP="00BF409B">
      <w:pPr>
        <w:pStyle w:val="Textblosentext"/>
        <w:rPr>
          <w:rFonts w:asciiTheme="minorHAnsi" w:hAnsiTheme="minorHAnsi" w:cstheme="minorHAnsi"/>
          <w:sz w:val="12"/>
        </w:rPr>
      </w:pPr>
      <w:r w:rsidRPr="00441308">
        <w:rPr>
          <w:rFonts w:asciiTheme="minorHAnsi" w:hAnsiTheme="minorHAnsi" w:cstheme="minorHAnsi"/>
          <w:sz w:val="12"/>
        </w:rPr>
        <w:t xml:space="preserve">© </w:t>
      </w:r>
      <w:proofErr w:type="spellStart"/>
      <w:r w:rsidRPr="00441308">
        <w:rPr>
          <w:rFonts w:asciiTheme="minorHAnsi" w:hAnsiTheme="minorHAnsi" w:cstheme="minorHAnsi"/>
          <w:sz w:val="12"/>
        </w:rPr>
        <w:t>Distributed</w:t>
      </w:r>
      <w:proofErr w:type="spellEnd"/>
      <w:r w:rsidRPr="00441308">
        <w:rPr>
          <w:rFonts w:asciiTheme="minorHAnsi" w:hAnsiTheme="minorHAnsi" w:cstheme="minorHAnsi"/>
          <w:sz w:val="12"/>
        </w:rPr>
        <w:t xml:space="preserve"> in the </w:t>
      </w:r>
      <w:proofErr w:type="spellStart"/>
      <w:r w:rsidRPr="00441308">
        <w:rPr>
          <w:rFonts w:asciiTheme="minorHAnsi" w:hAnsiTheme="minorHAnsi" w:cstheme="minorHAnsi"/>
          <w:sz w:val="12"/>
        </w:rPr>
        <w:t>English</w:t>
      </w:r>
      <w:proofErr w:type="spellEnd"/>
      <w:r w:rsidRPr="00441308">
        <w:rPr>
          <w:rFonts w:asciiTheme="minorHAnsi" w:hAnsiTheme="minorHAnsi" w:cstheme="minorHAnsi"/>
          <w:sz w:val="12"/>
        </w:rPr>
        <w:t xml:space="preserve"> original </w:t>
      </w:r>
      <w:proofErr w:type="spellStart"/>
      <w:r w:rsidRPr="00441308">
        <w:rPr>
          <w:rFonts w:asciiTheme="minorHAnsi" w:hAnsiTheme="minorHAnsi" w:cstheme="minorHAnsi"/>
          <w:sz w:val="12"/>
        </w:rPr>
        <w:t>by</w:t>
      </w:r>
      <w:proofErr w:type="spellEnd"/>
      <w:r w:rsidRPr="00441308">
        <w:rPr>
          <w:rFonts w:asciiTheme="minorHAnsi" w:hAnsiTheme="minorHAnsi" w:cstheme="minorHAnsi"/>
          <w:sz w:val="12"/>
        </w:rPr>
        <w:t xml:space="preserve"> the </w:t>
      </w:r>
      <w:proofErr w:type="spellStart"/>
      <w:r w:rsidRPr="00441308">
        <w:rPr>
          <w:rFonts w:asciiTheme="minorHAnsi" w:hAnsiTheme="minorHAnsi" w:cstheme="minorHAnsi"/>
          <w:sz w:val="12"/>
        </w:rPr>
        <w:t>Developmental</w:t>
      </w:r>
      <w:proofErr w:type="spellEnd"/>
      <w:r w:rsidRPr="00441308">
        <w:rPr>
          <w:rFonts w:asciiTheme="minorHAnsi" w:hAnsiTheme="minorHAnsi" w:cstheme="minorHAnsi"/>
          <w:sz w:val="12"/>
        </w:rPr>
        <w:t xml:space="preserve"> </w:t>
      </w:r>
      <w:proofErr w:type="spellStart"/>
      <w:r w:rsidRPr="00441308">
        <w:rPr>
          <w:rFonts w:asciiTheme="minorHAnsi" w:hAnsiTheme="minorHAnsi" w:cstheme="minorHAnsi"/>
          <w:sz w:val="12"/>
        </w:rPr>
        <w:t>Therapy</w:t>
      </w:r>
      <w:proofErr w:type="spellEnd"/>
      <w:r w:rsidRPr="00441308">
        <w:rPr>
          <w:rFonts w:asciiTheme="minorHAnsi" w:hAnsiTheme="minorHAnsi" w:cstheme="minorHAnsi"/>
          <w:sz w:val="12"/>
        </w:rPr>
        <w:t xml:space="preserve"> Institute, </w:t>
      </w:r>
      <w:proofErr w:type="spellStart"/>
      <w:r w:rsidRPr="00441308">
        <w:rPr>
          <w:rFonts w:asciiTheme="minorHAnsi" w:hAnsiTheme="minorHAnsi" w:cstheme="minorHAnsi"/>
          <w:sz w:val="12"/>
        </w:rPr>
        <w:t>Inc</w:t>
      </w:r>
      <w:proofErr w:type="spellEnd"/>
      <w:r w:rsidRPr="00441308">
        <w:rPr>
          <w:rFonts w:asciiTheme="minorHAnsi" w:hAnsiTheme="minorHAnsi" w:cstheme="minorHAnsi"/>
          <w:sz w:val="12"/>
        </w:rPr>
        <w:t xml:space="preserve">., 1992. </w:t>
      </w:r>
      <w:proofErr w:type="spellStart"/>
      <w:r w:rsidRPr="00441308">
        <w:rPr>
          <w:rFonts w:asciiTheme="minorHAnsi" w:hAnsiTheme="minorHAnsi" w:cstheme="minorHAnsi"/>
          <w:sz w:val="12"/>
        </w:rPr>
        <w:t>Translated</w:t>
      </w:r>
      <w:proofErr w:type="spellEnd"/>
      <w:r w:rsidRPr="00441308">
        <w:rPr>
          <w:rFonts w:asciiTheme="minorHAnsi" w:hAnsiTheme="minorHAnsi" w:cstheme="minorHAnsi"/>
          <w:sz w:val="12"/>
        </w:rPr>
        <w:t xml:space="preserve">, </w:t>
      </w:r>
      <w:proofErr w:type="spellStart"/>
      <w:r w:rsidRPr="00441308">
        <w:rPr>
          <w:rFonts w:asciiTheme="minorHAnsi" w:hAnsiTheme="minorHAnsi" w:cstheme="minorHAnsi"/>
          <w:sz w:val="12"/>
        </w:rPr>
        <w:t>printed</w:t>
      </w:r>
      <w:proofErr w:type="spellEnd"/>
      <w:r w:rsidRPr="00441308">
        <w:rPr>
          <w:rFonts w:asciiTheme="minorHAnsi" w:hAnsiTheme="minorHAnsi" w:cstheme="minorHAnsi"/>
          <w:sz w:val="12"/>
        </w:rPr>
        <w:t xml:space="preserve"> </w:t>
      </w:r>
      <w:proofErr w:type="spellStart"/>
      <w:r w:rsidRPr="00441308">
        <w:rPr>
          <w:rFonts w:asciiTheme="minorHAnsi" w:hAnsiTheme="minorHAnsi" w:cstheme="minorHAnsi"/>
          <w:sz w:val="12"/>
        </w:rPr>
        <w:t>and</w:t>
      </w:r>
      <w:proofErr w:type="spellEnd"/>
      <w:r w:rsidRPr="00441308">
        <w:rPr>
          <w:rFonts w:asciiTheme="minorHAnsi" w:hAnsiTheme="minorHAnsi" w:cstheme="minorHAnsi"/>
          <w:sz w:val="12"/>
        </w:rPr>
        <w:t xml:space="preserve"> </w:t>
      </w:r>
      <w:proofErr w:type="spellStart"/>
      <w:r w:rsidRPr="00441308">
        <w:rPr>
          <w:rFonts w:asciiTheme="minorHAnsi" w:hAnsiTheme="minorHAnsi" w:cstheme="minorHAnsi"/>
          <w:sz w:val="12"/>
        </w:rPr>
        <w:t>distributed</w:t>
      </w:r>
      <w:proofErr w:type="spellEnd"/>
      <w:r w:rsidRPr="00441308">
        <w:rPr>
          <w:rFonts w:asciiTheme="minorHAnsi" w:hAnsiTheme="minorHAnsi" w:cstheme="minorHAnsi"/>
          <w:sz w:val="12"/>
        </w:rPr>
        <w:t xml:space="preserve"> </w:t>
      </w:r>
      <w:proofErr w:type="spellStart"/>
      <w:r w:rsidRPr="00441308">
        <w:rPr>
          <w:rFonts w:asciiTheme="minorHAnsi" w:hAnsiTheme="minorHAnsi" w:cstheme="minorHAnsi"/>
          <w:sz w:val="12"/>
        </w:rPr>
        <w:t>by</w:t>
      </w:r>
      <w:proofErr w:type="spellEnd"/>
      <w:r w:rsidRPr="00441308">
        <w:rPr>
          <w:rFonts w:asciiTheme="minorHAnsi" w:hAnsiTheme="minorHAnsi" w:cstheme="minorHAnsi"/>
          <w:sz w:val="12"/>
        </w:rPr>
        <w:t xml:space="preserve"> </w:t>
      </w:r>
      <w:proofErr w:type="spellStart"/>
      <w:r w:rsidRPr="00441308">
        <w:rPr>
          <w:rFonts w:asciiTheme="minorHAnsi" w:hAnsiTheme="minorHAnsi" w:cstheme="minorHAnsi"/>
          <w:sz w:val="12"/>
        </w:rPr>
        <w:t>permission</w:t>
      </w:r>
      <w:proofErr w:type="spellEnd"/>
      <w:r w:rsidRPr="00441308">
        <w:rPr>
          <w:rFonts w:asciiTheme="minorHAnsi" w:hAnsiTheme="minorHAnsi" w:cstheme="minorHAnsi"/>
          <w:sz w:val="12"/>
        </w:rPr>
        <w:t xml:space="preserve"> of the </w:t>
      </w:r>
      <w:proofErr w:type="spellStart"/>
      <w:r w:rsidRPr="00441308">
        <w:rPr>
          <w:rFonts w:asciiTheme="minorHAnsi" w:hAnsiTheme="minorHAnsi" w:cstheme="minorHAnsi"/>
          <w:sz w:val="12"/>
        </w:rPr>
        <w:t>Developmental</w:t>
      </w:r>
      <w:proofErr w:type="spellEnd"/>
      <w:r w:rsidRPr="00441308">
        <w:rPr>
          <w:rFonts w:asciiTheme="minorHAnsi" w:hAnsiTheme="minorHAnsi" w:cstheme="minorHAnsi"/>
          <w:sz w:val="12"/>
        </w:rPr>
        <w:t xml:space="preserve"> </w:t>
      </w:r>
      <w:proofErr w:type="spellStart"/>
      <w:r w:rsidRPr="00441308">
        <w:rPr>
          <w:rFonts w:asciiTheme="minorHAnsi" w:hAnsiTheme="minorHAnsi" w:cstheme="minorHAnsi"/>
          <w:sz w:val="12"/>
        </w:rPr>
        <w:t>Therapy</w:t>
      </w:r>
      <w:proofErr w:type="spellEnd"/>
      <w:r w:rsidRPr="00441308">
        <w:rPr>
          <w:rFonts w:asciiTheme="minorHAnsi" w:hAnsiTheme="minorHAnsi" w:cstheme="minorHAnsi"/>
          <w:sz w:val="12"/>
        </w:rPr>
        <w:t xml:space="preserve"> Institute, </w:t>
      </w:r>
      <w:proofErr w:type="spellStart"/>
      <w:r w:rsidRPr="00441308">
        <w:rPr>
          <w:rFonts w:asciiTheme="minorHAnsi" w:hAnsiTheme="minorHAnsi" w:cstheme="minorHAnsi"/>
          <w:sz w:val="12"/>
        </w:rPr>
        <w:t>Inc</w:t>
      </w:r>
      <w:proofErr w:type="spellEnd"/>
      <w:r w:rsidRPr="00441308">
        <w:rPr>
          <w:rFonts w:asciiTheme="minorHAnsi" w:hAnsiTheme="minorHAnsi" w:cstheme="minorHAnsi"/>
          <w:sz w:val="12"/>
        </w:rPr>
        <w:t>.</w:t>
      </w:r>
    </w:p>
    <w:p w14:paraId="0EDD62BD" w14:textId="537266E7" w:rsidR="00BF409B" w:rsidRPr="00441308" w:rsidRDefault="00BF409B" w:rsidP="00BF409B">
      <w:pPr>
        <w:pStyle w:val="Textblosentext"/>
        <w:rPr>
          <w:rFonts w:asciiTheme="minorHAnsi" w:hAnsiTheme="minorHAnsi" w:cstheme="minorHAnsi"/>
          <w:sz w:val="12"/>
        </w:rPr>
      </w:pPr>
      <w:r w:rsidRPr="00441308">
        <w:rPr>
          <w:rFonts w:asciiTheme="minorHAnsi" w:hAnsiTheme="minorHAnsi" w:cstheme="minorHAnsi"/>
          <w:sz w:val="12"/>
        </w:rPr>
        <w:t xml:space="preserve">© </w:t>
      </w:r>
      <w:proofErr w:type="spellStart"/>
      <w:r w:rsidRPr="00441308">
        <w:rPr>
          <w:rFonts w:asciiTheme="minorHAnsi" w:hAnsiTheme="minorHAnsi" w:cstheme="minorHAnsi"/>
          <w:sz w:val="12"/>
        </w:rPr>
        <w:t>deutsche</w:t>
      </w:r>
      <w:proofErr w:type="spellEnd"/>
      <w:r w:rsidRPr="00441308">
        <w:rPr>
          <w:rFonts w:asciiTheme="minorHAnsi" w:hAnsiTheme="minorHAnsi" w:cstheme="minorHAnsi"/>
          <w:sz w:val="12"/>
        </w:rPr>
        <w:t xml:space="preserve"> Ausgabe: Institut </w:t>
      </w:r>
      <w:proofErr w:type="spellStart"/>
      <w:r w:rsidRPr="00441308">
        <w:rPr>
          <w:rFonts w:asciiTheme="minorHAnsi" w:hAnsiTheme="minorHAnsi" w:cstheme="minorHAnsi"/>
          <w:sz w:val="12"/>
        </w:rPr>
        <w:t>für</w:t>
      </w:r>
      <w:proofErr w:type="spellEnd"/>
      <w:r w:rsidRPr="00441308">
        <w:rPr>
          <w:rFonts w:asciiTheme="minorHAnsi" w:hAnsiTheme="minorHAnsi" w:cstheme="minorHAnsi"/>
          <w:sz w:val="12"/>
        </w:rPr>
        <w:t xml:space="preserve"> </w:t>
      </w:r>
      <w:proofErr w:type="spellStart"/>
      <w:r w:rsidRPr="00441308">
        <w:rPr>
          <w:rFonts w:asciiTheme="minorHAnsi" w:hAnsiTheme="minorHAnsi" w:cstheme="minorHAnsi"/>
          <w:sz w:val="12"/>
        </w:rPr>
        <w:t>Entwicklungstherapie</w:t>
      </w:r>
      <w:proofErr w:type="spellEnd"/>
      <w:r w:rsidRPr="00441308">
        <w:rPr>
          <w:rFonts w:asciiTheme="minorHAnsi" w:hAnsiTheme="minorHAnsi" w:cstheme="minorHAnsi"/>
          <w:sz w:val="12"/>
        </w:rPr>
        <w:t>/</w:t>
      </w:r>
      <w:proofErr w:type="spellStart"/>
      <w:r w:rsidRPr="00441308">
        <w:rPr>
          <w:rFonts w:asciiTheme="minorHAnsi" w:hAnsiTheme="minorHAnsi" w:cstheme="minorHAnsi"/>
          <w:sz w:val="12"/>
        </w:rPr>
        <w:t>Entwicklungspädagogik</w:t>
      </w:r>
      <w:proofErr w:type="spellEnd"/>
      <w:r w:rsidRPr="00441308">
        <w:rPr>
          <w:rFonts w:asciiTheme="minorHAnsi" w:hAnsiTheme="minorHAnsi" w:cstheme="minorHAnsi"/>
          <w:sz w:val="12"/>
        </w:rPr>
        <w:t xml:space="preserve"> </w:t>
      </w:r>
      <w:proofErr w:type="spellStart"/>
      <w:r w:rsidRPr="00441308">
        <w:rPr>
          <w:rFonts w:asciiTheme="minorHAnsi" w:hAnsiTheme="minorHAnsi" w:cstheme="minorHAnsi"/>
          <w:sz w:val="12"/>
        </w:rPr>
        <w:t>e.V</w:t>
      </w:r>
      <w:proofErr w:type="spellEnd"/>
      <w:r w:rsidRPr="00441308">
        <w:rPr>
          <w:rFonts w:asciiTheme="minorHAnsi" w:hAnsiTheme="minorHAnsi" w:cstheme="minorHAnsi"/>
          <w:sz w:val="12"/>
        </w:rPr>
        <w:t xml:space="preserve">. (ETEP </w:t>
      </w:r>
      <w:proofErr w:type="spellStart"/>
      <w:r w:rsidRPr="00441308">
        <w:rPr>
          <w:rFonts w:asciiTheme="minorHAnsi" w:hAnsiTheme="minorHAnsi" w:cstheme="minorHAnsi"/>
          <w:sz w:val="12"/>
        </w:rPr>
        <w:t>Europe</w:t>
      </w:r>
      <w:proofErr w:type="spellEnd"/>
      <w:r w:rsidRPr="00441308">
        <w:rPr>
          <w:rFonts w:asciiTheme="minorHAnsi" w:hAnsiTheme="minorHAnsi" w:cstheme="minorHAnsi"/>
          <w:sz w:val="12"/>
        </w:rPr>
        <w:t xml:space="preserve">) </w:t>
      </w:r>
      <w:proofErr w:type="spellStart"/>
      <w:r w:rsidRPr="00441308">
        <w:rPr>
          <w:rFonts w:asciiTheme="minorHAnsi" w:hAnsiTheme="minorHAnsi" w:cstheme="minorHAnsi"/>
          <w:sz w:val="12"/>
        </w:rPr>
        <w:t>und</w:t>
      </w:r>
      <w:proofErr w:type="spellEnd"/>
      <w:r w:rsidRPr="00441308">
        <w:rPr>
          <w:rFonts w:asciiTheme="minorHAnsi" w:hAnsiTheme="minorHAnsi" w:cstheme="minorHAnsi"/>
          <w:sz w:val="12"/>
        </w:rPr>
        <w:t xml:space="preserve"> </w:t>
      </w:r>
      <w:proofErr w:type="spellStart"/>
      <w:r w:rsidRPr="00441308">
        <w:rPr>
          <w:rFonts w:asciiTheme="minorHAnsi" w:hAnsiTheme="minorHAnsi" w:cstheme="minorHAnsi"/>
          <w:sz w:val="12"/>
        </w:rPr>
        <w:t>Marita</w:t>
      </w:r>
      <w:proofErr w:type="spellEnd"/>
      <w:r w:rsidRPr="00441308">
        <w:rPr>
          <w:rFonts w:asciiTheme="minorHAnsi" w:hAnsiTheme="minorHAnsi" w:cstheme="minorHAnsi"/>
          <w:sz w:val="12"/>
        </w:rPr>
        <w:t xml:space="preserve"> </w:t>
      </w:r>
      <w:proofErr w:type="spellStart"/>
      <w:r w:rsidRPr="00441308">
        <w:rPr>
          <w:rFonts w:asciiTheme="minorHAnsi" w:hAnsiTheme="minorHAnsi" w:cstheme="minorHAnsi"/>
          <w:sz w:val="12"/>
        </w:rPr>
        <w:t>Bergsson</w:t>
      </w:r>
      <w:proofErr w:type="spellEnd"/>
      <w:r w:rsidRPr="00441308">
        <w:rPr>
          <w:rFonts w:asciiTheme="minorHAnsi" w:hAnsiTheme="minorHAnsi" w:cstheme="minorHAnsi"/>
          <w:sz w:val="12"/>
        </w:rPr>
        <w:t>, Düsseldorf, 2007</w:t>
      </w:r>
    </w:p>
    <w:p w14:paraId="5E2197E4" w14:textId="77777777" w:rsidR="00BF409B" w:rsidRPr="00BF409B" w:rsidRDefault="00BF409B" w:rsidP="00BF409B">
      <w:pPr>
        <w:spacing w:after="0" w:line="240" w:lineRule="auto"/>
        <w:rPr>
          <w:rFonts w:cstheme="minorHAnsi"/>
          <w:sz w:val="18"/>
          <w:szCs w:val="18"/>
          <w:lang w:val="de-DE"/>
        </w:rPr>
      </w:pPr>
    </w:p>
    <w:p w14:paraId="49CCFE9D" w14:textId="77777777" w:rsidR="00BF409B" w:rsidRPr="00B74DFB" w:rsidRDefault="00BF409B" w:rsidP="00BF409B">
      <w:pPr>
        <w:spacing w:after="0" w:line="240" w:lineRule="auto"/>
        <w:jc w:val="right"/>
        <w:rPr>
          <w:rFonts w:cstheme="minorHAnsi"/>
          <w:sz w:val="18"/>
          <w:szCs w:val="18"/>
        </w:rPr>
      </w:pPr>
      <w:proofErr w:type="gramStart"/>
      <w:r w:rsidRPr="00B74DFB">
        <w:rPr>
          <w:rFonts w:cstheme="minorHAnsi"/>
          <w:sz w:val="18"/>
          <w:szCs w:val="18"/>
        </w:rPr>
        <w:t>Légende:</w:t>
      </w:r>
      <w:proofErr w:type="gramEnd"/>
      <w:r w:rsidRPr="00B74DFB">
        <w:rPr>
          <w:rFonts w:cstheme="minorHAnsi"/>
          <w:sz w:val="18"/>
          <w:szCs w:val="18"/>
        </w:rPr>
        <w:t xml:space="preserve"> COMP-Comportement; COMM-Communication; SOC-Socialisation; COG-Cognition</w:t>
      </w:r>
    </w:p>
    <w:p w14:paraId="58509F61" w14:textId="77777777" w:rsidR="00BF409B" w:rsidRPr="00B74DFB" w:rsidRDefault="00BF409B" w:rsidP="00BF409B">
      <w:pPr>
        <w:tabs>
          <w:tab w:val="left" w:pos="5529"/>
        </w:tabs>
        <w:spacing w:after="0" w:line="240" w:lineRule="auto"/>
        <w:jc w:val="right"/>
        <w:rPr>
          <w:rFonts w:cstheme="minorHAnsi"/>
          <w:b/>
        </w:rPr>
        <w:sectPr w:rsidR="00BF409B" w:rsidRPr="00B74DFB" w:rsidSect="00D354D9"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 w:code="9"/>
          <w:pgMar w:top="567" w:right="1440" w:bottom="284" w:left="1440" w:header="529" w:footer="573" w:gutter="0"/>
          <w:cols w:space="708"/>
          <w:titlePg/>
          <w:docGrid w:linePitch="360"/>
        </w:sectPr>
      </w:pPr>
      <w:proofErr w:type="gramStart"/>
      <w:r w:rsidRPr="00B74DFB">
        <w:rPr>
          <w:rFonts w:cstheme="minorHAnsi"/>
          <w:sz w:val="18"/>
          <w:szCs w:val="18"/>
        </w:rPr>
        <w:t>vert</w:t>
      </w:r>
      <w:proofErr w:type="gramEnd"/>
      <w:r w:rsidRPr="00B74DFB">
        <w:rPr>
          <w:rFonts w:cstheme="minorHAnsi"/>
          <w:sz w:val="18"/>
          <w:szCs w:val="18"/>
        </w:rPr>
        <w:t>-objectif atteint; jaune-objectif potentiel</w:t>
      </w:r>
    </w:p>
    <w:p w14:paraId="356594F1" w14:textId="77777777" w:rsidR="00BF409B" w:rsidRPr="00CB2D36" w:rsidRDefault="00BF409B" w:rsidP="00BF409B">
      <w:pPr>
        <w:pStyle w:val="Lschteparagraph"/>
        <w:ind w:left="142"/>
        <w:jc w:val="center"/>
        <w:rPr>
          <w:rFonts w:asciiTheme="majorHAnsi" w:hAnsiTheme="majorHAnsi" w:cstheme="majorHAnsi"/>
          <w:sz w:val="32"/>
          <w:szCs w:val="32"/>
          <w:u w:val="single"/>
        </w:rPr>
      </w:pPr>
    </w:p>
    <w:p w14:paraId="7DD06AD1" w14:textId="77777777" w:rsidR="007D1357" w:rsidRPr="004C4085" w:rsidRDefault="007D1357" w:rsidP="004C4085">
      <w:pPr>
        <w:pStyle w:val="Lschteparagraph"/>
        <w:ind w:left="142" w:firstLine="709"/>
      </w:pPr>
    </w:p>
    <w:p w14:paraId="053EF5AA" w14:textId="18A8B904" w:rsidR="00E33C3A" w:rsidRDefault="00B50B2A" w:rsidP="00551854">
      <w:pPr>
        <w:pStyle w:val="Lschteparagraph"/>
        <w:ind w:left="142"/>
        <w:jc w:val="center"/>
        <w:rPr>
          <w:ins w:id="59" w:author="PENNING Mireille" w:date="2025-11-26T09:09:00Z"/>
          <w:rFonts w:asciiTheme="majorHAnsi" w:hAnsiTheme="majorHAnsi" w:cstheme="majorHAnsi"/>
          <w:sz w:val="32"/>
          <w:szCs w:val="32"/>
          <w:u w:val="single"/>
        </w:rPr>
      </w:pPr>
      <w:r>
        <w:rPr>
          <w:rFonts w:asciiTheme="majorHAnsi" w:hAnsiTheme="majorHAnsi" w:cstheme="majorHAnsi"/>
          <w:sz w:val="32"/>
          <w:szCs w:val="32"/>
          <w:u w:val="single"/>
        </w:rPr>
        <w:t xml:space="preserve">Description </w:t>
      </w:r>
      <w:r w:rsidR="00125ECD">
        <w:rPr>
          <w:rFonts w:asciiTheme="majorHAnsi" w:hAnsiTheme="majorHAnsi" w:cstheme="majorHAnsi"/>
          <w:sz w:val="32"/>
          <w:szCs w:val="32"/>
          <w:u w:val="single"/>
        </w:rPr>
        <w:t>du/des besoin(s) éducatif(s) spécifique(s)</w:t>
      </w:r>
    </w:p>
    <w:p w14:paraId="1BCE7B0A" w14:textId="77777777" w:rsidR="000A5916" w:rsidRPr="000A5916" w:rsidRDefault="000A5916" w:rsidP="00551854">
      <w:pPr>
        <w:pStyle w:val="Lschteparagraph"/>
        <w:ind w:left="142"/>
        <w:jc w:val="center"/>
        <w:rPr>
          <w:rFonts w:asciiTheme="majorHAnsi" w:hAnsiTheme="majorHAnsi" w:cstheme="majorHAnsi"/>
          <w:u w:val="single"/>
          <w:rPrChange w:id="60" w:author="PENNING Mireille" w:date="2025-11-26T09:09:00Z">
            <w:rPr>
              <w:rFonts w:asciiTheme="majorHAnsi" w:hAnsiTheme="majorHAnsi" w:cstheme="majorHAnsi"/>
              <w:sz w:val="32"/>
              <w:szCs w:val="32"/>
              <w:u w:val="single"/>
            </w:rPr>
          </w:rPrChange>
        </w:rPr>
      </w:pPr>
    </w:p>
    <w:p w14:paraId="066DD6E6" w14:textId="57E60519" w:rsidR="008628AA" w:rsidRPr="008628AA" w:rsidRDefault="00551854" w:rsidP="00B50B2A">
      <w:pPr>
        <w:tabs>
          <w:tab w:val="right" w:pos="9333"/>
        </w:tabs>
        <w:rPr>
          <w:b/>
          <w:bCs/>
        </w:rPr>
      </w:pPr>
      <w:r w:rsidRPr="00551854">
        <w:rPr>
          <w:rFonts w:asciiTheme="majorHAnsi" w:hAnsiTheme="majorHAnsi" w:cstheme="majorHAnsi"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343BBFC7" wp14:editId="321FDF1E">
                <wp:simplePos x="0" y="0"/>
                <wp:positionH relativeFrom="margin">
                  <wp:align>left</wp:align>
                </wp:positionH>
                <wp:positionV relativeFrom="paragraph">
                  <wp:posOffset>13822</wp:posOffset>
                </wp:positionV>
                <wp:extent cx="5697415" cy="2268748"/>
                <wp:effectExtent l="0" t="0" r="17780" b="1778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7415" cy="22687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70E084" w14:textId="7C132C76" w:rsidR="008628AA" w:rsidRPr="00343F6F" w:rsidRDefault="00BF409B" w:rsidP="008628AA">
                            <w:pPr>
                              <w:rPr>
                                <w:color w:val="FF0000"/>
                                <w:lang w:val="de-DE"/>
                                <w:rPrChange w:id="61" w:author="PENNING Mireille" w:date="2025-12-02T13:14:00Z">
                                  <w:rPr>
                                    <w:color w:val="FF0000"/>
                                  </w:rPr>
                                </w:rPrChange>
                              </w:rPr>
                            </w:pPr>
                            <w:ins w:id="62" w:author="PENNING Mireille" w:date="2025-11-25T14:52:00Z">
                              <w:r w:rsidRPr="00343F6F">
                                <w:rPr>
                                  <w:color w:val="FF0000"/>
                                  <w:lang w:val="de-DE"/>
                                  <w:rPrChange w:id="63" w:author="PENNING Mireille" w:date="2025-12-02T13:14:00Z">
                                    <w:rPr>
                                      <w:color w:val="FF0000"/>
                                    </w:rPr>
                                  </w:rPrChange>
                                </w:rPr>
                                <w:t>(</w:t>
                              </w:r>
                            </w:ins>
                            <w:proofErr w:type="spellStart"/>
                            <w:r w:rsidRPr="00343F6F">
                              <w:rPr>
                                <w:color w:val="FF0000"/>
                                <w:lang w:val="de-DE"/>
                                <w:rPrChange w:id="64" w:author="PENNING Mireille" w:date="2025-12-02T13:14:00Z">
                                  <w:rPr>
                                    <w:color w:val="FF0000"/>
                                  </w:rPr>
                                </w:rPrChange>
                              </w:rPr>
                              <w:t>Selon</w:t>
                            </w:r>
                            <w:proofErr w:type="spellEnd"/>
                            <w:r w:rsidRPr="00343F6F">
                              <w:rPr>
                                <w:color w:val="FF0000"/>
                                <w:lang w:val="de-DE"/>
                                <w:rPrChange w:id="65" w:author="PENNING Mireille" w:date="2025-12-02T13:14:00Z">
                                  <w:rPr>
                                    <w:color w:val="FF0000"/>
                                  </w:rPr>
                                </w:rPrChange>
                              </w:rPr>
                              <w:t xml:space="preserve"> </w:t>
                            </w:r>
                            <w:proofErr w:type="spellStart"/>
                            <w:r w:rsidRPr="00343F6F">
                              <w:rPr>
                                <w:color w:val="FF0000"/>
                                <w:lang w:val="de-DE"/>
                                <w:rPrChange w:id="66" w:author="PENNING Mireille" w:date="2025-12-02T13:14:00Z">
                                  <w:rPr>
                                    <w:color w:val="FF0000"/>
                                  </w:rPr>
                                </w:rPrChange>
                              </w:rPr>
                              <w:t>ELDiB</w:t>
                            </w:r>
                            <w:proofErr w:type="spellEnd"/>
                            <w:r w:rsidRPr="00343F6F">
                              <w:rPr>
                                <w:color w:val="FF0000"/>
                                <w:lang w:val="de-DE"/>
                                <w:rPrChange w:id="67" w:author="PENNING Mireille" w:date="2025-12-02T13:14:00Z">
                                  <w:rPr>
                                    <w:color w:val="FF0000"/>
                                  </w:rPr>
                                </w:rPrChange>
                              </w:rPr>
                              <w:t xml:space="preserve">, </w:t>
                            </w:r>
                            <w:proofErr w:type="spellStart"/>
                            <w:r w:rsidRPr="00343F6F">
                              <w:rPr>
                                <w:color w:val="FF0000"/>
                                <w:lang w:val="de-DE"/>
                                <w:rPrChange w:id="68" w:author="PENNING Mireille" w:date="2025-12-02T13:14:00Z">
                                  <w:rPr>
                                    <w:color w:val="FF0000"/>
                                  </w:rPr>
                                </w:rPrChange>
                              </w:rPr>
                              <w:t>points</w:t>
                            </w:r>
                            <w:proofErr w:type="spellEnd"/>
                            <w:r w:rsidRPr="00343F6F">
                              <w:rPr>
                                <w:color w:val="FF0000"/>
                                <w:lang w:val="de-DE"/>
                                <w:rPrChange w:id="69" w:author="PENNING Mireille" w:date="2025-12-02T13:14:00Z">
                                  <w:rPr>
                                    <w:color w:val="FF0000"/>
                                  </w:rPr>
                                </w:rPrChange>
                              </w:rPr>
                              <w:t xml:space="preserve"> à </w:t>
                            </w:r>
                            <w:proofErr w:type="spellStart"/>
                            <w:r w:rsidRPr="00343F6F">
                              <w:rPr>
                                <w:color w:val="FF0000"/>
                                <w:lang w:val="de-DE"/>
                                <w:rPrChange w:id="70" w:author="PENNING Mireille" w:date="2025-12-02T13:14:00Z">
                                  <w:rPr>
                                    <w:color w:val="FF0000"/>
                                  </w:rPr>
                                </w:rPrChange>
                              </w:rPr>
                              <w:t>développer</w:t>
                            </w:r>
                            <w:proofErr w:type="spellEnd"/>
                            <w:ins w:id="71" w:author="PENNING Mireille" w:date="2025-12-02T13:13:00Z">
                              <w:r w:rsidR="00343F6F" w:rsidRPr="00343F6F">
                                <w:rPr>
                                  <w:color w:val="FF0000"/>
                                  <w:lang w:val="de-DE"/>
                                  <w:rPrChange w:id="72" w:author="PENNING Mireille" w:date="2025-12-02T13:14:00Z">
                                    <w:rPr>
                                      <w:color w:val="FF0000"/>
                                    </w:rPr>
                                  </w:rPrChange>
                                </w:rPr>
                                <w:t xml:space="preserve">, hei kann </w:t>
                              </w:r>
                              <w:proofErr w:type="spellStart"/>
                              <w:r w:rsidR="00343F6F" w:rsidRPr="00343F6F">
                                <w:rPr>
                                  <w:color w:val="FF0000"/>
                                  <w:lang w:val="de-DE"/>
                                  <w:rPrChange w:id="73" w:author="PENNING Mireille" w:date="2025-12-02T13:14:00Z">
                                    <w:rPr>
                                      <w:color w:val="FF0000"/>
                                    </w:rPr>
                                  </w:rPrChange>
                                </w:rPr>
                                <w:t>een</w:t>
                              </w:r>
                            </w:ins>
                            <w:proofErr w:type="spellEnd"/>
                            <w:ins w:id="74" w:author="PENNING Mireille" w:date="2025-12-02T15:34:00Z">
                              <w:r w:rsidR="00911F96">
                                <w:rPr>
                                  <w:color w:val="FF0000"/>
                                  <w:lang w:val="de-DE"/>
                                </w:rPr>
                                <w:t xml:space="preserve"> </w:t>
                              </w:r>
                              <w:proofErr w:type="spellStart"/>
                              <w:r w:rsidR="00911F96">
                                <w:rPr>
                                  <w:color w:val="FF0000"/>
                                  <w:lang w:val="de-DE"/>
                                </w:rPr>
                                <w:t>d’</w:t>
                              </w:r>
                              <w:r w:rsidR="00911F96" w:rsidRPr="00911F96">
                                <w:rPr>
                                  <w:b/>
                                  <w:bCs/>
                                  <w:color w:val="FF0000"/>
                                  <w:lang w:val="de-DE"/>
                                  <w:rPrChange w:id="75" w:author="PENNING Mireille" w:date="2025-12-02T15:35:00Z">
                                    <w:rPr>
                                      <w:color w:val="FF0000"/>
                                      <w:lang w:val="de-DE"/>
                                    </w:rPr>
                                  </w:rPrChange>
                                </w:rPr>
                                <w:t>anzugehend</w:t>
                              </w:r>
                            </w:ins>
                            <w:ins w:id="76" w:author="PENNING Mireille" w:date="2025-12-02T15:46:00Z">
                              <w:r w:rsidR="00A473AC">
                                <w:rPr>
                                  <w:b/>
                                  <w:bCs/>
                                  <w:color w:val="FF0000"/>
                                  <w:lang w:val="de-DE"/>
                                </w:rPr>
                                <w:t>e</w:t>
                              </w:r>
                            </w:ins>
                            <w:proofErr w:type="spellEnd"/>
                            <w:ins w:id="77" w:author="PENNING Mireille" w:date="2025-12-02T15:34:00Z">
                              <w:r w:rsidR="00911F96" w:rsidRPr="00911F96">
                                <w:rPr>
                                  <w:b/>
                                  <w:bCs/>
                                  <w:color w:val="FF0000"/>
                                  <w:lang w:val="de-DE"/>
                                  <w:rPrChange w:id="78" w:author="PENNING Mireille" w:date="2025-12-02T15:35:00Z">
                                    <w:rPr>
                                      <w:color w:val="FF0000"/>
                                      <w:lang w:val="de-DE"/>
                                    </w:rPr>
                                  </w:rPrChange>
                                </w:rPr>
                                <w:t xml:space="preserve"> Themen </w:t>
                              </w:r>
                              <w:r w:rsidR="00911F96">
                                <w:rPr>
                                  <w:color w:val="FF0000"/>
                                  <w:lang w:val="de-DE"/>
                                </w:rPr>
                                <w:t xml:space="preserve">an </w:t>
                              </w:r>
                            </w:ins>
                            <w:proofErr w:type="spellStart"/>
                            <w:ins w:id="79" w:author="PENNING Mireille" w:date="2025-12-02T13:13:00Z">
                              <w:r w:rsidR="00343F6F" w:rsidRPr="00343F6F">
                                <w:rPr>
                                  <w:color w:val="FF0000"/>
                                  <w:lang w:val="de-DE"/>
                                  <w:rPrChange w:id="80" w:author="PENNING Mireille" w:date="2025-12-02T13:14:00Z">
                                    <w:rPr>
                                      <w:color w:val="FF0000"/>
                                    </w:rPr>
                                  </w:rPrChange>
                                </w:rPr>
                                <w:t>d</w:t>
                              </w:r>
                            </w:ins>
                            <w:ins w:id="81" w:author="PENNING Mireille" w:date="2025-12-02T15:47:00Z">
                              <w:r w:rsidR="00A473AC">
                                <w:rPr>
                                  <w:color w:val="FF0000"/>
                                  <w:lang w:val="de-DE"/>
                                </w:rPr>
                                <w:t>é</w:t>
                              </w:r>
                            </w:ins>
                            <w:ins w:id="82" w:author="PENNING Mireille" w:date="2025-12-02T13:13:00Z">
                              <w:r w:rsidR="00343F6F" w:rsidRPr="00343F6F">
                                <w:rPr>
                                  <w:color w:val="FF0000"/>
                                  <w:lang w:val="de-DE"/>
                                  <w:rPrChange w:id="83" w:author="PENNING Mireille" w:date="2025-12-02T13:14:00Z">
                                    <w:rPr>
                                      <w:color w:val="FF0000"/>
                                    </w:rPr>
                                  </w:rPrChange>
                                </w:rPr>
                                <w:t>i</w:t>
                              </w:r>
                              <w:proofErr w:type="spellEnd"/>
                              <w:r w:rsidR="00343F6F" w:rsidRPr="00343F6F">
                                <w:rPr>
                                  <w:color w:val="FF0000"/>
                                  <w:lang w:val="de-DE"/>
                                  <w:rPrChange w:id="84" w:author="PENNING Mireille" w:date="2025-12-02T13:14:00Z">
                                    <w:rPr>
                                      <w:color w:val="FF0000"/>
                                    </w:rPr>
                                  </w:rPrChange>
                                </w:rPr>
                                <w:t xml:space="preserve"> </w:t>
                              </w:r>
                              <w:proofErr w:type="spellStart"/>
                              <w:r w:rsidR="00343F6F" w:rsidRPr="00343F6F">
                                <w:rPr>
                                  <w:color w:val="FF0000"/>
                                  <w:lang w:val="de-DE"/>
                                  <w:rPrChange w:id="85" w:author="PENNING Mireille" w:date="2025-12-02T13:14:00Z">
                                    <w:rPr>
                                      <w:color w:val="FF0000"/>
                                    </w:rPr>
                                  </w:rPrChange>
                                </w:rPr>
                                <w:t>verschidde</w:t>
                              </w:r>
                            </w:ins>
                            <w:proofErr w:type="spellEnd"/>
                            <w:ins w:id="86" w:author="PENNING Mireille" w:date="2025-12-02T15:46:00Z">
                              <w:r w:rsidR="00A473AC">
                                <w:rPr>
                                  <w:color w:val="FF0000"/>
                                  <w:lang w:val="de-DE"/>
                                </w:rPr>
                                <w:t xml:space="preserve"> </w:t>
                              </w:r>
                            </w:ins>
                            <w:ins w:id="87" w:author="PENNING Mireille" w:date="2025-12-02T13:14:00Z">
                              <w:r w:rsidR="00343F6F" w:rsidRPr="00343F6F">
                                <w:rPr>
                                  <w:color w:val="FF0000"/>
                                  <w:lang w:val="de-DE"/>
                                  <w:rPrChange w:id="88" w:author="PENNING Mireille" w:date="2025-12-02T13:14:00Z">
                                    <w:rPr>
                                      <w:color w:val="FF0000"/>
                                    </w:rPr>
                                  </w:rPrChange>
                                </w:rPr>
                                <w:t xml:space="preserve">Perspektive </w:t>
                              </w:r>
                              <w:proofErr w:type="spellStart"/>
                              <w:r w:rsidR="00343F6F" w:rsidRPr="00343F6F">
                                <w:rPr>
                                  <w:color w:val="FF0000"/>
                                  <w:lang w:val="de-DE"/>
                                  <w:rPrChange w:id="89" w:author="PENNING Mireille" w:date="2025-12-02T13:14:00Z">
                                    <w:rPr>
                                      <w:color w:val="FF0000"/>
                                    </w:rPr>
                                  </w:rPrChange>
                                </w:rPr>
                                <w:t>rabr</w:t>
                              </w:r>
                            </w:ins>
                            <w:ins w:id="90" w:author="PENNING Mireille" w:date="2025-12-02T15:46:00Z">
                              <w:r w:rsidR="00A473AC">
                                <w:rPr>
                                  <w:color w:val="FF0000"/>
                                  <w:lang w:val="de-DE"/>
                                </w:rPr>
                                <w:t>é</w:t>
                              </w:r>
                            </w:ins>
                            <w:ins w:id="91" w:author="PENNING Mireille" w:date="2025-12-02T13:14:00Z">
                              <w:r w:rsidR="00343F6F" w:rsidRPr="00343F6F">
                                <w:rPr>
                                  <w:color w:val="FF0000"/>
                                  <w:lang w:val="de-DE"/>
                                  <w:rPrChange w:id="92" w:author="PENNING Mireille" w:date="2025-12-02T13:14:00Z">
                                    <w:rPr>
                                      <w:color w:val="FF0000"/>
                                    </w:rPr>
                                  </w:rPrChange>
                                </w:rPr>
                                <w:t>n</w:t>
                              </w:r>
                              <w:r w:rsidR="00343F6F">
                                <w:rPr>
                                  <w:color w:val="FF0000"/>
                                  <w:lang w:val="de-DE"/>
                                </w:rPr>
                                <w:t>gen</w:t>
                              </w:r>
                            </w:ins>
                            <w:proofErr w:type="spellEnd"/>
                            <w:ins w:id="93" w:author="PENNING Mireille" w:date="2025-12-02T15:35:00Z">
                              <w:r w:rsidR="00911F96">
                                <w:rPr>
                                  <w:color w:val="FF0000"/>
                                  <w:lang w:val="de-DE"/>
                                </w:rPr>
                                <w:t>)</w:t>
                              </w:r>
                            </w:ins>
                          </w:p>
                          <w:p w14:paraId="647D8529" w14:textId="761A0D0A" w:rsidR="00BF409B" w:rsidRDefault="00BF409B" w:rsidP="008628A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CDSE :</w:t>
                            </w:r>
                          </w:p>
                          <w:p w14:paraId="607341FA" w14:textId="635E09D5" w:rsidR="00BF409B" w:rsidRDefault="00BF409B" w:rsidP="008628A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Lycée</w:t>
                            </w:r>
                            <w:ins w:id="94" w:author="PENNING Mireille" w:date="2025-12-03T09:56:00Z">
                              <w:r w:rsidR="00610999">
                                <w:rPr>
                                  <w:color w:val="FF0000"/>
                                </w:rPr>
                                <w:t xml:space="preserve"> </w:t>
                              </w:r>
                            </w:ins>
                            <w:del w:id="95" w:author="PENNING Mireille" w:date="2025-12-03T09:56:00Z">
                              <w:r w:rsidDel="00610999">
                                <w:rPr>
                                  <w:color w:val="FF0000"/>
                                </w:rPr>
                                <w:delText> </w:delText>
                              </w:r>
                            </w:del>
                            <w:r>
                              <w:rPr>
                                <w:color w:val="FF0000"/>
                              </w:rPr>
                              <w:t>:</w:t>
                            </w:r>
                          </w:p>
                          <w:p w14:paraId="1A3ACD2C" w14:textId="2682FA17" w:rsidR="00BF409B" w:rsidRDefault="00BF409B" w:rsidP="008628A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Parents :</w:t>
                            </w:r>
                          </w:p>
                          <w:p w14:paraId="09C11A3A" w14:textId="7C8FD247" w:rsidR="00BF409B" w:rsidRDefault="00BF409B" w:rsidP="008628AA">
                            <w:pPr>
                              <w:rPr>
                                <w:color w:val="FF0000"/>
                              </w:rPr>
                            </w:pPr>
                            <w:ins w:id="96" w:author="PENNING Mireille" w:date="2025-11-25T14:51:00Z">
                              <w:r>
                                <w:rPr>
                                  <w:color w:val="FF0000"/>
                                </w:rPr>
                                <w:t>É</w:t>
                              </w:r>
                            </w:ins>
                            <w:r>
                              <w:rPr>
                                <w:color w:val="FF0000"/>
                              </w:rPr>
                              <w:t>lève :</w:t>
                            </w:r>
                          </w:p>
                          <w:p w14:paraId="43FF7BFC" w14:textId="77777777" w:rsidR="00132D91" w:rsidRDefault="00132D91" w:rsidP="008628AA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3D350BA9" w14:textId="77777777" w:rsidR="00BF409B" w:rsidRPr="00BF409B" w:rsidRDefault="00BF409B" w:rsidP="008628AA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3BBFC7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9" type="#_x0000_t202" style="position:absolute;margin-left:0;margin-top:1.1pt;width:448.6pt;height:178.65pt;z-index:251929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" fillcolor="white [3201]" strokeweight=".5pt">
                <v:textbox>
                  <w:txbxContent>
                    <w:p w14:paraId="6670E084" w14:textId="7C132C76" w:rsidR="008628AA" w:rsidRPr="00343F6F" w:rsidRDefault="00BF409B" w:rsidP="008628AA">
                      <w:pPr>
                        <w:rPr>
                          <w:color w:val="FF0000"/>
                          <w:lang w:val="de-DE"/>
                          <w:rPrChange w:id="97" w:author="PENNING Mireille" w:date="2025-12-02T13:14:00Z">
                            <w:rPr>
                              <w:color w:val="FF0000"/>
                            </w:rPr>
                          </w:rPrChange>
                        </w:rPr>
                      </w:pPr>
                      <w:ins w:id="98" w:author="PENNING Mireille" w:date="2025-11-25T14:52:00Z">
                        <w:r w:rsidRPr="00343F6F">
                          <w:rPr>
                            <w:color w:val="FF0000"/>
                            <w:lang w:val="de-DE"/>
                            <w:rPrChange w:id="99" w:author="PENNING Mireille" w:date="2025-12-02T13:14:00Z">
                              <w:rPr>
                                <w:color w:val="FF0000"/>
                              </w:rPr>
                            </w:rPrChange>
                          </w:rPr>
                          <w:t>(</w:t>
                        </w:r>
                      </w:ins>
                      <w:proofErr w:type="spellStart"/>
                      <w:r w:rsidRPr="00343F6F">
                        <w:rPr>
                          <w:color w:val="FF0000"/>
                          <w:lang w:val="de-DE"/>
                          <w:rPrChange w:id="100" w:author="PENNING Mireille" w:date="2025-12-02T13:14:00Z">
                            <w:rPr>
                              <w:color w:val="FF0000"/>
                            </w:rPr>
                          </w:rPrChange>
                        </w:rPr>
                        <w:t>Selon</w:t>
                      </w:r>
                      <w:proofErr w:type="spellEnd"/>
                      <w:r w:rsidRPr="00343F6F">
                        <w:rPr>
                          <w:color w:val="FF0000"/>
                          <w:lang w:val="de-DE"/>
                          <w:rPrChange w:id="101" w:author="PENNING Mireille" w:date="2025-12-02T13:14:00Z">
                            <w:rPr>
                              <w:color w:val="FF0000"/>
                            </w:rPr>
                          </w:rPrChange>
                        </w:rPr>
                        <w:t xml:space="preserve"> </w:t>
                      </w:r>
                      <w:proofErr w:type="spellStart"/>
                      <w:r w:rsidRPr="00343F6F">
                        <w:rPr>
                          <w:color w:val="FF0000"/>
                          <w:lang w:val="de-DE"/>
                          <w:rPrChange w:id="102" w:author="PENNING Mireille" w:date="2025-12-02T13:14:00Z">
                            <w:rPr>
                              <w:color w:val="FF0000"/>
                            </w:rPr>
                          </w:rPrChange>
                        </w:rPr>
                        <w:t>ELDiB</w:t>
                      </w:r>
                      <w:proofErr w:type="spellEnd"/>
                      <w:r w:rsidRPr="00343F6F">
                        <w:rPr>
                          <w:color w:val="FF0000"/>
                          <w:lang w:val="de-DE"/>
                          <w:rPrChange w:id="103" w:author="PENNING Mireille" w:date="2025-12-02T13:14:00Z">
                            <w:rPr>
                              <w:color w:val="FF0000"/>
                            </w:rPr>
                          </w:rPrChange>
                        </w:rPr>
                        <w:t xml:space="preserve">, </w:t>
                      </w:r>
                      <w:proofErr w:type="spellStart"/>
                      <w:r w:rsidRPr="00343F6F">
                        <w:rPr>
                          <w:color w:val="FF0000"/>
                          <w:lang w:val="de-DE"/>
                          <w:rPrChange w:id="104" w:author="PENNING Mireille" w:date="2025-12-02T13:14:00Z">
                            <w:rPr>
                              <w:color w:val="FF0000"/>
                            </w:rPr>
                          </w:rPrChange>
                        </w:rPr>
                        <w:t>points</w:t>
                      </w:r>
                      <w:proofErr w:type="spellEnd"/>
                      <w:r w:rsidRPr="00343F6F">
                        <w:rPr>
                          <w:color w:val="FF0000"/>
                          <w:lang w:val="de-DE"/>
                          <w:rPrChange w:id="105" w:author="PENNING Mireille" w:date="2025-12-02T13:14:00Z">
                            <w:rPr>
                              <w:color w:val="FF0000"/>
                            </w:rPr>
                          </w:rPrChange>
                        </w:rPr>
                        <w:t xml:space="preserve"> à </w:t>
                      </w:r>
                      <w:proofErr w:type="spellStart"/>
                      <w:r w:rsidRPr="00343F6F">
                        <w:rPr>
                          <w:color w:val="FF0000"/>
                          <w:lang w:val="de-DE"/>
                          <w:rPrChange w:id="106" w:author="PENNING Mireille" w:date="2025-12-02T13:14:00Z">
                            <w:rPr>
                              <w:color w:val="FF0000"/>
                            </w:rPr>
                          </w:rPrChange>
                        </w:rPr>
                        <w:t>développer</w:t>
                      </w:r>
                      <w:proofErr w:type="spellEnd"/>
                      <w:ins w:id="107" w:author="PENNING Mireille" w:date="2025-12-02T13:13:00Z">
                        <w:r w:rsidR="00343F6F" w:rsidRPr="00343F6F">
                          <w:rPr>
                            <w:color w:val="FF0000"/>
                            <w:lang w:val="de-DE"/>
                            <w:rPrChange w:id="108" w:author="PENNING Mireille" w:date="2025-12-02T13:14:00Z">
                              <w:rPr>
                                <w:color w:val="FF0000"/>
                              </w:rPr>
                            </w:rPrChange>
                          </w:rPr>
                          <w:t xml:space="preserve">, hei kann </w:t>
                        </w:r>
                        <w:proofErr w:type="spellStart"/>
                        <w:r w:rsidR="00343F6F" w:rsidRPr="00343F6F">
                          <w:rPr>
                            <w:color w:val="FF0000"/>
                            <w:lang w:val="de-DE"/>
                            <w:rPrChange w:id="109" w:author="PENNING Mireille" w:date="2025-12-02T13:14:00Z">
                              <w:rPr>
                                <w:color w:val="FF0000"/>
                              </w:rPr>
                            </w:rPrChange>
                          </w:rPr>
                          <w:t>een</w:t>
                        </w:r>
                      </w:ins>
                      <w:proofErr w:type="spellEnd"/>
                      <w:ins w:id="110" w:author="PENNING Mireille" w:date="2025-12-02T15:34:00Z">
                        <w:r w:rsidR="00911F96">
                          <w:rPr>
                            <w:color w:val="FF0000"/>
                            <w:lang w:val="de-DE"/>
                          </w:rPr>
                          <w:t xml:space="preserve"> </w:t>
                        </w:r>
                        <w:proofErr w:type="spellStart"/>
                        <w:r w:rsidR="00911F96">
                          <w:rPr>
                            <w:color w:val="FF0000"/>
                            <w:lang w:val="de-DE"/>
                          </w:rPr>
                          <w:t>d’</w:t>
                        </w:r>
                        <w:r w:rsidR="00911F96" w:rsidRPr="00911F96">
                          <w:rPr>
                            <w:b/>
                            <w:bCs/>
                            <w:color w:val="FF0000"/>
                            <w:lang w:val="de-DE"/>
                            <w:rPrChange w:id="111" w:author="PENNING Mireille" w:date="2025-12-02T15:35:00Z">
                              <w:rPr>
                                <w:color w:val="FF0000"/>
                                <w:lang w:val="de-DE"/>
                              </w:rPr>
                            </w:rPrChange>
                          </w:rPr>
                          <w:t>anzugehend</w:t>
                        </w:r>
                      </w:ins>
                      <w:ins w:id="112" w:author="PENNING Mireille" w:date="2025-12-02T15:46:00Z">
                        <w:r w:rsidR="00A473AC">
                          <w:rPr>
                            <w:b/>
                            <w:bCs/>
                            <w:color w:val="FF0000"/>
                            <w:lang w:val="de-DE"/>
                          </w:rPr>
                          <w:t>e</w:t>
                        </w:r>
                      </w:ins>
                      <w:proofErr w:type="spellEnd"/>
                      <w:ins w:id="113" w:author="PENNING Mireille" w:date="2025-12-02T15:34:00Z">
                        <w:r w:rsidR="00911F96" w:rsidRPr="00911F96">
                          <w:rPr>
                            <w:b/>
                            <w:bCs/>
                            <w:color w:val="FF0000"/>
                            <w:lang w:val="de-DE"/>
                            <w:rPrChange w:id="114" w:author="PENNING Mireille" w:date="2025-12-02T15:35:00Z">
                              <w:rPr>
                                <w:color w:val="FF0000"/>
                                <w:lang w:val="de-DE"/>
                              </w:rPr>
                            </w:rPrChange>
                          </w:rPr>
                          <w:t xml:space="preserve"> Themen </w:t>
                        </w:r>
                        <w:r w:rsidR="00911F96">
                          <w:rPr>
                            <w:color w:val="FF0000"/>
                            <w:lang w:val="de-DE"/>
                          </w:rPr>
                          <w:t xml:space="preserve">an </w:t>
                        </w:r>
                      </w:ins>
                      <w:proofErr w:type="spellStart"/>
                      <w:ins w:id="115" w:author="PENNING Mireille" w:date="2025-12-02T13:13:00Z">
                        <w:r w:rsidR="00343F6F" w:rsidRPr="00343F6F">
                          <w:rPr>
                            <w:color w:val="FF0000"/>
                            <w:lang w:val="de-DE"/>
                            <w:rPrChange w:id="116" w:author="PENNING Mireille" w:date="2025-12-02T13:14:00Z">
                              <w:rPr>
                                <w:color w:val="FF0000"/>
                              </w:rPr>
                            </w:rPrChange>
                          </w:rPr>
                          <w:t>d</w:t>
                        </w:r>
                      </w:ins>
                      <w:ins w:id="117" w:author="PENNING Mireille" w:date="2025-12-02T15:47:00Z">
                        <w:r w:rsidR="00A473AC">
                          <w:rPr>
                            <w:color w:val="FF0000"/>
                            <w:lang w:val="de-DE"/>
                          </w:rPr>
                          <w:t>é</w:t>
                        </w:r>
                      </w:ins>
                      <w:ins w:id="118" w:author="PENNING Mireille" w:date="2025-12-02T13:13:00Z">
                        <w:r w:rsidR="00343F6F" w:rsidRPr="00343F6F">
                          <w:rPr>
                            <w:color w:val="FF0000"/>
                            <w:lang w:val="de-DE"/>
                            <w:rPrChange w:id="119" w:author="PENNING Mireille" w:date="2025-12-02T13:14:00Z">
                              <w:rPr>
                                <w:color w:val="FF0000"/>
                              </w:rPr>
                            </w:rPrChange>
                          </w:rPr>
                          <w:t>i</w:t>
                        </w:r>
                        <w:proofErr w:type="spellEnd"/>
                        <w:r w:rsidR="00343F6F" w:rsidRPr="00343F6F">
                          <w:rPr>
                            <w:color w:val="FF0000"/>
                            <w:lang w:val="de-DE"/>
                            <w:rPrChange w:id="120" w:author="PENNING Mireille" w:date="2025-12-02T13:14:00Z">
                              <w:rPr>
                                <w:color w:val="FF0000"/>
                              </w:rPr>
                            </w:rPrChange>
                          </w:rPr>
                          <w:t xml:space="preserve"> </w:t>
                        </w:r>
                        <w:proofErr w:type="spellStart"/>
                        <w:r w:rsidR="00343F6F" w:rsidRPr="00343F6F">
                          <w:rPr>
                            <w:color w:val="FF0000"/>
                            <w:lang w:val="de-DE"/>
                            <w:rPrChange w:id="121" w:author="PENNING Mireille" w:date="2025-12-02T13:14:00Z">
                              <w:rPr>
                                <w:color w:val="FF0000"/>
                              </w:rPr>
                            </w:rPrChange>
                          </w:rPr>
                          <w:t>verschidde</w:t>
                        </w:r>
                      </w:ins>
                      <w:proofErr w:type="spellEnd"/>
                      <w:ins w:id="122" w:author="PENNING Mireille" w:date="2025-12-02T15:46:00Z">
                        <w:r w:rsidR="00A473AC">
                          <w:rPr>
                            <w:color w:val="FF0000"/>
                            <w:lang w:val="de-DE"/>
                          </w:rPr>
                          <w:t xml:space="preserve"> </w:t>
                        </w:r>
                      </w:ins>
                      <w:ins w:id="123" w:author="PENNING Mireille" w:date="2025-12-02T13:14:00Z">
                        <w:r w:rsidR="00343F6F" w:rsidRPr="00343F6F">
                          <w:rPr>
                            <w:color w:val="FF0000"/>
                            <w:lang w:val="de-DE"/>
                            <w:rPrChange w:id="124" w:author="PENNING Mireille" w:date="2025-12-02T13:14:00Z">
                              <w:rPr>
                                <w:color w:val="FF0000"/>
                              </w:rPr>
                            </w:rPrChange>
                          </w:rPr>
                          <w:t xml:space="preserve">Perspektive </w:t>
                        </w:r>
                        <w:proofErr w:type="spellStart"/>
                        <w:r w:rsidR="00343F6F" w:rsidRPr="00343F6F">
                          <w:rPr>
                            <w:color w:val="FF0000"/>
                            <w:lang w:val="de-DE"/>
                            <w:rPrChange w:id="125" w:author="PENNING Mireille" w:date="2025-12-02T13:14:00Z">
                              <w:rPr>
                                <w:color w:val="FF0000"/>
                              </w:rPr>
                            </w:rPrChange>
                          </w:rPr>
                          <w:t>rabr</w:t>
                        </w:r>
                      </w:ins>
                      <w:ins w:id="126" w:author="PENNING Mireille" w:date="2025-12-02T15:46:00Z">
                        <w:r w:rsidR="00A473AC">
                          <w:rPr>
                            <w:color w:val="FF0000"/>
                            <w:lang w:val="de-DE"/>
                          </w:rPr>
                          <w:t>é</w:t>
                        </w:r>
                      </w:ins>
                      <w:ins w:id="127" w:author="PENNING Mireille" w:date="2025-12-02T13:14:00Z">
                        <w:r w:rsidR="00343F6F" w:rsidRPr="00343F6F">
                          <w:rPr>
                            <w:color w:val="FF0000"/>
                            <w:lang w:val="de-DE"/>
                            <w:rPrChange w:id="128" w:author="PENNING Mireille" w:date="2025-12-02T13:14:00Z">
                              <w:rPr>
                                <w:color w:val="FF0000"/>
                              </w:rPr>
                            </w:rPrChange>
                          </w:rPr>
                          <w:t>n</w:t>
                        </w:r>
                        <w:r w:rsidR="00343F6F">
                          <w:rPr>
                            <w:color w:val="FF0000"/>
                            <w:lang w:val="de-DE"/>
                          </w:rPr>
                          <w:t>gen</w:t>
                        </w:r>
                      </w:ins>
                      <w:proofErr w:type="spellEnd"/>
                      <w:ins w:id="129" w:author="PENNING Mireille" w:date="2025-12-02T15:35:00Z">
                        <w:r w:rsidR="00911F96">
                          <w:rPr>
                            <w:color w:val="FF0000"/>
                            <w:lang w:val="de-DE"/>
                          </w:rPr>
                          <w:t>)</w:t>
                        </w:r>
                      </w:ins>
                    </w:p>
                    <w:p w14:paraId="647D8529" w14:textId="761A0D0A" w:rsidR="00BF409B" w:rsidRDefault="00BF409B" w:rsidP="008628AA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CDSE :</w:t>
                      </w:r>
                    </w:p>
                    <w:p w14:paraId="607341FA" w14:textId="635E09D5" w:rsidR="00BF409B" w:rsidRDefault="00BF409B" w:rsidP="008628AA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Lycée</w:t>
                      </w:r>
                      <w:ins w:id="130" w:author="PENNING Mireille" w:date="2025-12-03T09:56:00Z">
                        <w:r w:rsidR="00610999">
                          <w:rPr>
                            <w:color w:val="FF0000"/>
                          </w:rPr>
                          <w:t xml:space="preserve"> </w:t>
                        </w:r>
                      </w:ins>
                      <w:del w:id="131" w:author="PENNING Mireille" w:date="2025-12-03T09:56:00Z">
                        <w:r w:rsidDel="00610999">
                          <w:rPr>
                            <w:color w:val="FF0000"/>
                          </w:rPr>
                          <w:delText> </w:delText>
                        </w:r>
                      </w:del>
                      <w:r>
                        <w:rPr>
                          <w:color w:val="FF0000"/>
                        </w:rPr>
                        <w:t>:</w:t>
                      </w:r>
                    </w:p>
                    <w:p w14:paraId="1A3ACD2C" w14:textId="2682FA17" w:rsidR="00BF409B" w:rsidRDefault="00BF409B" w:rsidP="008628AA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Parents :</w:t>
                      </w:r>
                    </w:p>
                    <w:p w14:paraId="09C11A3A" w14:textId="7C8FD247" w:rsidR="00BF409B" w:rsidRDefault="00BF409B" w:rsidP="008628AA">
                      <w:pPr>
                        <w:rPr>
                          <w:color w:val="FF0000"/>
                        </w:rPr>
                      </w:pPr>
                      <w:ins w:id="132" w:author="PENNING Mireille" w:date="2025-11-25T14:51:00Z">
                        <w:r>
                          <w:rPr>
                            <w:color w:val="FF0000"/>
                          </w:rPr>
                          <w:t>É</w:t>
                        </w:r>
                      </w:ins>
                      <w:r>
                        <w:rPr>
                          <w:color w:val="FF0000"/>
                        </w:rPr>
                        <w:t>lève :</w:t>
                      </w:r>
                    </w:p>
                    <w:p w14:paraId="43FF7BFC" w14:textId="77777777" w:rsidR="00132D91" w:rsidRDefault="00132D91" w:rsidP="008628AA">
                      <w:pPr>
                        <w:rPr>
                          <w:color w:val="FF0000"/>
                        </w:rPr>
                      </w:pPr>
                    </w:p>
                    <w:p w14:paraId="3D350BA9" w14:textId="77777777" w:rsidR="00BF409B" w:rsidRPr="00BF409B" w:rsidRDefault="00BF409B" w:rsidP="008628AA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50B2A">
        <w:rPr>
          <w:b/>
          <w:bCs/>
        </w:rPr>
        <w:tab/>
      </w:r>
    </w:p>
    <w:p w14:paraId="4B93788A" w14:textId="35C6C299" w:rsidR="008628AA" w:rsidRDefault="008628AA" w:rsidP="00F94681">
      <w:pPr>
        <w:rPr>
          <w:b/>
          <w:bCs/>
          <w:sz w:val="16"/>
          <w:szCs w:val="16"/>
        </w:rPr>
      </w:pPr>
    </w:p>
    <w:p w14:paraId="25243762" w14:textId="796D6F3C" w:rsidR="00C025C1" w:rsidRDefault="00C025C1" w:rsidP="00F94681">
      <w:pPr>
        <w:rPr>
          <w:b/>
          <w:bCs/>
          <w:sz w:val="16"/>
          <w:szCs w:val="16"/>
        </w:rPr>
      </w:pPr>
    </w:p>
    <w:p w14:paraId="76513952" w14:textId="2510E79E" w:rsidR="00C025C1" w:rsidRDefault="00C025C1" w:rsidP="00F94681">
      <w:pPr>
        <w:rPr>
          <w:b/>
          <w:bCs/>
          <w:sz w:val="16"/>
          <w:szCs w:val="16"/>
        </w:rPr>
      </w:pPr>
    </w:p>
    <w:p w14:paraId="1492505F" w14:textId="77777777" w:rsidR="00C025C1" w:rsidRPr="008628AA" w:rsidRDefault="00C025C1" w:rsidP="00F94681">
      <w:pPr>
        <w:rPr>
          <w:b/>
          <w:bCs/>
          <w:sz w:val="16"/>
          <w:szCs w:val="16"/>
        </w:rPr>
      </w:pPr>
    </w:p>
    <w:p w14:paraId="6C242CB3" w14:textId="3F9EBCFA" w:rsidR="00D23A39" w:rsidRDefault="00D23A39" w:rsidP="00551854">
      <w:pPr>
        <w:jc w:val="center"/>
        <w:rPr>
          <w:rFonts w:asciiTheme="majorHAnsi" w:hAnsiTheme="majorHAnsi" w:cstheme="majorHAnsi"/>
          <w:sz w:val="32"/>
          <w:szCs w:val="32"/>
          <w:u w:val="single"/>
        </w:rPr>
      </w:pPr>
    </w:p>
    <w:p w14:paraId="47C48FC6" w14:textId="77777777" w:rsidR="007D1357" w:rsidRDefault="007D1357" w:rsidP="00551854">
      <w:pPr>
        <w:jc w:val="center"/>
        <w:rPr>
          <w:rFonts w:asciiTheme="majorHAnsi" w:hAnsiTheme="majorHAnsi" w:cstheme="majorHAnsi"/>
          <w:sz w:val="32"/>
          <w:szCs w:val="32"/>
          <w:u w:val="single"/>
        </w:rPr>
      </w:pPr>
    </w:p>
    <w:p w14:paraId="6C1CF71C" w14:textId="77777777" w:rsidR="00132D91" w:rsidRDefault="00132D91">
      <w:pPr>
        <w:jc w:val="center"/>
        <w:rPr>
          <w:ins w:id="133" w:author="PENNING Mireille" w:date="2025-12-02T15:42:00Z"/>
          <w:rFonts w:asciiTheme="majorHAnsi" w:hAnsiTheme="majorHAnsi" w:cstheme="majorHAnsi"/>
          <w:sz w:val="32"/>
          <w:szCs w:val="32"/>
          <w:u w:val="single"/>
        </w:rPr>
      </w:pPr>
    </w:p>
    <w:p w14:paraId="08027A1D" w14:textId="77777777" w:rsidR="00132D91" w:rsidRDefault="00132D91">
      <w:pPr>
        <w:jc w:val="center"/>
        <w:rPr>
          <w:ins w:id="134" w:author="PENNING Mireille" w:date="2025-12-02T15:42:00Z"/>
          <w:rFonts w:asciiTheme="majorHAnsi" w:hAnsiTheme="majorHAnsi" w:cstheme="majorHAnsi"/>
          <w:sz w:val="32"/>
          <w:szCs w:val="32"/>
          <w:u w:val="single"/>
        </w:rPr>
      </w:pPr>
    </w:p>
    <w:p w14:paraId="1CBF829E" w14:textId="77777777" w:rsidR="00132D91" w:rsidRDefault="00132D91">
      <w:pPr>
        <w:jc w:val="center"/>
        <w:rPr>
          <w:ins w:id="135" w:author="PENNING Mireille" w:date="2025-12-02T15:42:00Z"/>
          <w:rFonts w:asciiTheme="majorHAnsi" w:hAnsiTheme="majorHAnsi" w:cstheme="majorHAnsi"/>
          <w:sz w:val="32"/>
          <w:szCs w:val="32"/>
          <w:u w:val="single"/>
        </w:rPr>
      </w:pPr>
    </w:p>
    <w:p w14:paraId="162938CE" w14:textId="621362BB" w:rsidR="000A5916" w:rsidRPr="00CB2D36" w:rsidRDefault="00C00A17">
      <w:pPr>
        <w:jc w:val="center"/>
        <w:rPr>
          <w:rFonts w:asciiTheme="majorHAnsi" w:hAnsiTheme="majorHAnsi" w:cstheme="majorHAnsi"/>
          <w:sz w:val="32"/>
          <w:szCs w:val="32"/>
          <w:u w:val="single"/>
        </w:rPr>
      </w:pPr>
      <w:r w:rsidRPr="00551854">
        <w:rPr>
          <w:rFonts w:asciiTheme="majorHAnsi" w:hAnsiTheme="majorHAnsi" w:cstheme="majorHAnsi"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58F52F19" wp14:editId="155FDA7D">
                <wp:simplePos x="0" y="0"/>
                <wp:positionH relativeFrom="margin">
                  <wp:align>left</wp:align>
                </wp:positionH>
                <wp:positionV relativeFrom="paragraph">
                  <wp:posOffset>371648</wp:posOffset>
                </wp:positionV>
                <wp:extent cx="5730875" cy="2230582"/>
                <wp:effectExtent l="0" t="0" r="22225" b="1778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875" cy="22305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DE8B55" w14:textId="77777777" w:rsidR="00BF409B" w:rsidRDefault="00BF409B" w:rsidP="00BF409B">
                            <w:pPr>
                              <w:rPr>
                                <w:ins w:id="136" w:author="PENNING Mireille" w:date="2025-11-25T14:52:00Z"/>
                                <w:color w:val="FF0000"/>
                              </w:rPr>
                            </w:pPr>
                            <w:ins w:id="137" w:author="PENNING Mireille" w:date="2025-11-25T14:52:00Z">
                              <w:r>
                                <w:rPr>
                                  <w:color w:val="FF0000"/>
                                </w:rPr>
                                <w:t>CDSE :</w:t>
                              </w:r>
                            </w:ins>
                          </w:p>
                          <w:p w14:paraId="17943364" w14:textId="66E7850F" w:rsidR="00BF409B" w:rsidRDefault="00BF409B" w:rsidP="00BF409B">
                            <w:pPr>
                              <w:rPr>
                                <w:ins w:id="138" w:author="PENNING Mireille" w:date="2025-11-25T14:52:00Z"/>
                                <w:color w:val="FF0000"/>
                              </w:rPr>
                            </w:pPr>
                            <w:ins w:id="139" w:author="PENNING Mireille" w:date="2025-11-25T14:52:00Z">
                              <w:r>
                                <w:rPr>
                                  <w:color w:val="FF0000"/>
                                </w:rPr>
                                <w:t>Lycée :</w:t>
                              </w:r>
                            </w:ins>
                          </w:p>
                          <w:p w14:paraId="2B845261" w14:textId="77777777" w:rsidR="00BF409B" w:rsidRDefault="00BF409B" w:rsidP="00BF409B">
                            <w:pPr>
                              <w:rPr>
                                <w:ins w:id="140" w:author="PENNING Mireille" w:date="2025-11-25T14:52:00Z"/>
                                <w:color w:val="FF0000"/>
                              </w:rPr>
                            </w:pPr>
                            <w:ins w:id="141" w:author="PENNING Mireille" w:date="2025-11-25T14:52:00Z">
                              <w:r>
                                <w:rPr>
                                  <w:color w:val="FF0000"/>
                                </w:rPr>
                                <w:t>Parents :</w:t>
                              </w:r>
                            </w:ins>
                          </w:p>
                          <w:p w14:paraId="0E591EEB" w14:textId="34179AF9" w:rsidR="00BF409B" w:rsidRDefault="00BF409B" w:rsidP="00BF409B">
                            <w:pPr>
                              <w:rPr>
                                <w:ins w:id="142" w:author="PENNING Mireille" w:date="2025-12-02T13:04:00Z"/>
                                <w:color w:val="FF0000"/>
                              </w:rPr>
                            </w:pPr>
                            <w:ins w:id="143" w:author="PENNING Mireille" w:date="2025-11-25T14:52:00Z">
                              <w:r>
                                <w:rPr>
                                  <w:color w:val="FF0000"/>
                                </w:rPr>
                                <w:t>Élève :</w:t>
                              </w:r>
                            </w:ins>
                          </w:p>
                          <w:p w14:paraId="445CB84F" w14:textId="77777777" w:rsidR="00C00A17" w:rsidRPr="00343F6F" w:rsidRDefault="00C00A17" w:rsidP="00BF409B">
                            <w:pPr>
                              <w:rPr>
                                <w:ins w:id="144" w:author="PENNING Mireille" w:date="2025-11-25T14:52:00Z"/>
                                <w:color w:val="FF0000"/>
                                <w:lang w:val="de-DE"/>
                                <w:rPrChange w:id="145" w:author="PENNING Mireille" w:date="2025-12-02T13:09:00Z">
                                  <w:rPr>
                                    <w:ins w:id="146" w:author="PENNING Mireille" w:date="2025-11-25T14:52:00Z"/>
                                    <w:color w:val="FF0000"/>
                                  </w:rPr>
                                </w:rPrChange>
                              </w:rPr>
                            </w:pPr>
                          </w:p>
                          <w:p w14:paraId="471852F7" w14:textId="6BBB2C36" w:rsidR="007C5E36" w:rsidRPr="00343F6F" w:rsidRDefault="00343F6F" w:rsidP="007C5E36">
                            <w:pPr>
                              <w:rPr>
                                <w:color w:val="FF0000"/>
                                <w:lang w:val="de-DE"/>
                                <w:rPrChange w:id="147" w:author="PENNING Mireille" w:date="2025-12-02T13:10:00Z">
                                  <w:rPr/>
                                </w:rPrChange>
                              </w:rPr>
                            </w:pPr>
                            <w:ins w:id="148" w:author="PENNING Mireille" w:date="2025-12-02T13:09:00Z">
                              <w:r w:rsidRPr="00343F6F">
                                <w:rPr>
                                  <w:color w:val="FF0000"/>
                                  <w:lang w:val="de-DE"/>
                                  <w:rPrChange w:id="149" w:author="PENNING Mireille" w:date="2025-12-02T13:10:00Z">
                                    <w:rPr/>
                                  </w:rPrChange>
                                </w:rPr>
                                <w:t xml:space="preserve">(hei kann </w:t>
                              </w:r>
                              <w:proofErr w:type="spellStart"/>
                              <w:r w:rsidRPr="00343F6F">
                                <w:rPr>
                                  <w:color w:val="FF0000"/>
                                  <w:lang w:val="de-DE"/>
                                  <w:rPrChange w:id="150" w:author="PENNING Mireille" w:date="2025-12-02T13:10:00Z">
                                    <w:rPr/>
                                  </w:rPrChange>
                                </w:rPr>
                                <w:t>een</w:t>
                              </w:r>
                              <w:proofErr w:type="spellEnd"/>
                              <w:r w:rsidRPr="00343F6F">
                                <w:rPr>
                                  <w:color w:val="FF0000"/>
                                  <w:lang w:val="de-DE"/>
                                  <w:rPrChange w:id="151" w:author="PENNING Mireille" w:date="2025-12-02T13:10:00Z">
                                    <w:rPr/>
                                  </w:rPrChange>
                                </w:rPr>
                                <w:t xml:space="preserve"> och </w:t>
                              </w:r>
                              <w:proofErr w:type="spellStart"/>
                              <w:r w:rsidRPr="00343F6F">
                                <w:rPr>
                                  <w:color w:val="FF0000"/>
                                  <w:lang w:val="de-DE"/>
                                  <w:rPrChange w:id="152" w:author="PENNING Mireille" w:date="2025-12-02T13:10:00Z">
                                    <w:rPr>
                                      <w:lang w:val="de-DE"/>
                                    </w:rPr>
                                  </w:rPrChange>
                                </w:rPr>
                                <w:t>Progrèsen</w:t>
                              </w:r>
                              <w:proofErr w:type="spellEnd"/>
                              <w:r w:rsidRPr="00343F6F">
                                <w:rPr>
                                  <w:color w:val="FF0000"/>
                                  <w:lang w:val="de-DE"/>
                                  <w:rPrChange w:id="153" w:author="PENNING Mireille" w:date="2025-12-02T13:10:00Z">
                                    <w:rPr>
                                      <w:lang w:val="de-DE"/>
                                    </w:rPr>
                                  </w:rPrChange>
                                </w:rPr>
                                <w:t>/</w:t>
                              </w:r>
                              <w:proofErr w:type="spellStart"/>
                              <w:r w:rsidRPr="00343F6F">
                                <w:rPr>
                                  <w:color w:val="FF0000"/>
                                  <w:lang w:val="de-DE"/>
                                  <w:rPrChange w:id="154" w:author="PENNING Mireille" w:date="2025-12-02T13:10:00Z">
                                    <w:rPr>
                                      <w:lang w:val="de-DE"/>
                                    </w:rPr>
                                  </w:rPrChange>
                                </w:rPr>
                                <w:t>Fortschritter</w:t>
                              </w:r>
                              <w:proofErr w:type="spellEnd"/>
                              <w:r w:rsidRPr="00343F6F">
                                <w:rPr>
                                  <w:color w:val="FF0000"/>
                                  <w:lang w:val="de-DE"/>
                                  <w:rPrChange w:id="155" w:author="PENNING Mireille" w:date="2025-12-02T13:10:00Z">
                                    <w:rPr>
                                      <w:lang w:val="de-DE"/>
                                    </w:rPr>
                                  </w:rPrChange>
                                </w:rPr>
                                <w:t xml:space="preserve"> </w:t>
                              </w:r>
                              <w:proofErr w:type="spellStart"/>
                              <w:r w:rsidRPr="00343F6F">
                                <w:rPr>
                                  <w:color w:val="FF0000"/>
                                  <w:lang w:val="de-DE"/>
                                  <w:rPrChange w:id="156" w:author="PENNING Mireille" w:date="2025-12-02T13:10:00Z">
                                    <w:rPr>
                                      <w:lang w:val="de-DE"/>
                                    </w:rPr>
                                  </w:rPrChange>
                                </w:rPr>
                                <w:t>fes</w:t>
                              </w:r>
                            </w:ins>
                            <w:ins w:id="157" w:author="PENNING Mireille" w:date="2025-12-02T13:10:00Z">
                              <w:r w:rsidRPr="00343F6F">
                                <w:rPr>
                                  <w:color w:val="FF0000"/>
                                  <w:lang w:val="de-DE"/>
                                  <w:rPrChange w:id="158" w:author="PENNING Mireille" w:date="2025-12-02T13:10:00Z">
                                    <w:rPr>
                                      <w:lang w:val="de-DE"/>
                                    </w:rPr>
                                  </w:rPrChange>
                                </w:rPr>
                                <w:t>thalen</w:t>
                              </w:r>
                              <w:proofErr w:type="spellEnd"/>
                              <w:r w:rsidRPr="00343F6F">
                                <w:rPr>
                                  <w:color w:val="FF0000"/>
                                  <w:lang w:val="de-DE"/>
                                  <w:rPrChange w:id="159" w:author="PENNING Mireille" w:date="2025-12-02T13:10:00Z">
                                    <w:rPr>
                                      <w:lang w:val="de-DE"/>
                                    </w:rPr>
                                  </w:rPrChange>
                                </w:rPr>
                                <w:t>)</w:t>
                              </w:r>
                            </w:ins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52F19" id="Text Box 4" o:spid="_x0000_s1040" type="#_x0000_t202" style="position:absolute;left:0;text-align:left;margin-left:0;margin-top:29.25pt;width:451.25pt;height:175.65pt;z-index:2519654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" fillcolor="white [3201]" strokeweight=".5pt">
                <v:textbox>
                  <w:txbxContent>
                    <w:p w14:paraId="7FDE8B55" w14:textId="77777777" w:rsidR="00BF409B" w:rsidRDefault="00BF409B" w:rsidP="00BF409B">
                      <w:pPr>
                        <w:rPr>
                          <w:ins w:id="160" w:author="PENNING Mireille" w:date="2025-11-25T14:52:00Z"/>
                          <w:color w:val="FF0000"/>
                        </w:rPr>
                      </w:pPr>
                      <w:ins w:id="161" w:author="PENNING Mireille" w:date="2025-11-25T14:52:00Z">
                        <w:r>
                          <w:rPr>
                            <w:color w:val="FF0000"/>
                          </w:rPr>
                          <w:t>CDSE :</w:t>
                        </w:r>
                      </w:ins>
                    </w:p>
                    <w:p w14:paraId="17943364" w14:textId="66E7850F" w:rsidR="00BF409B" w:rsidRDefault="00BF409B" w:rsidP="00BF409B">
                      <w:pPr>
                        <w:rPr>
                          <w:ins w:id="162" w:author="PENNING Mireille" w:date="2025-11-25T14:52:00Z"/>
                          <w:color w:val="FF0000"/>
                        </w:rPr>
                      </w:pPr>
                      <w:ins w:id="163" w:author="PENNING Mireille" w:date="2025-11-25T14:52:00Z">
                        <w:r>
                          <w:rPr>
                            <w:color w:val="FF0000"/>
                          </w:rPr>
                          <w:t>Lycée :</w:t>
                        </w:r>
                      </w:ins>
                    </w:p>
                    <w:p w14:paraId="2B845261" w14:textId="77777777" w:rsidR="00BF409B" w:rsidRDefault="00BF409B" w:rsidP="00BF409B">
                      <w:pPr>
                        <w:rPr>
                          <w:ins w:id="164" w:author="PENNING Mireille" w:date="2025-11-25T14:52:00Z"/>
                          <w:color w:val="FF0000"/>
                        </w:rPr>
                      </w:pPr>
                      <w:ins w:id="165" w:author="PENNING Mireille" w:date="2025-11-25T14:52:00Z">
                        <w:r>
                          <w:rPr>
                            <w:color w:val="FF0000"/>
                          </w:rPr>
                          <w:t>Parents :</w:t>
                        </w:r>
                      </w:ins>
                    </w:p>
                    <w:p w14:paraId="0E591EEB" w14:textId="34179AF9" w:rsidR="00BF409B" w:rsidRDefault="00BF409B" w:rsidP="00BF409B">
                      <w:pPr>
                        <w:rPr>
                          <w:ins w:id="166" w:author="PENNING Mireille" w:date="2025-12-02T13:04:00Z"/>
                          <w:color w:val="FF0000"/>
                        </w:rPr>
                      </w:pPr>
                      <w:ins w:id="167" w:author="PENNING Mireille" w:date="2025-11-25T14:52:00Z">
                        <w:r>
                          <w:rPr>
                            <w:color w:val="FF0000"/>
                          </w:rPr>
                          <w:t>Élève :</w:t>
                        </w:r>
                      </w:ins>
                    </w:p>
                    <w:p w14:paraId="445CB84F" w14:textId="77777777" w:rsidR="00C00A17" w:rsidRPr="00343F6F" w:rsidRDefault="00C00A17" w:rsidP="00BF409B">
                      <w:pPr>
                        <w:rPr>
                          <w:ins w:id="168" w:author="PENNING Mireille" w:date="2025-11-25T14:52:00Z"/>
                          <w:color w:val="FF0000"/>
                          <w:lang w:val="de-DE"/>
                          <w:rPrChange w:id="169" w:author="PENNING Mireille" w:date="2025-12-02T13:09:00Z">
                            <w:rPr>
                              <w:ins w:id="170" w:author="PENNING Mireille" w:date="2025-11-25T14:52:00Z"/>
                              <w:color w:val="FF0000"/>
                            </w:rPr>
                          </w:rPrChange>
                        </w:rPr>
                      </w:pPr>
                    </w:p>
                    <w:p w14:paraId="471852F7" w14:textId="6BBB2C36" w:rsidR="007C5E36" w:rsidRPr="00343F6F" w:rsidRDefault="00343F6F" w:rsidP="007C5E36">
                      <w:pPr>
                        <w:rPr>
                          <w:color w:val="FF0000"/>
                          <w:lang w:val="de-DE"/>
                          <w:rPrChange w:id="171" w:author="PENNING Mireille" w:date="2025-12-02T13:10:00Z">
                            <w:rPr/>
                          </w:rPrChange>
                        </w:rPr>
                      </w:pPr>
                      <w:ins w:id="172" w:author="PENNING Mireille" w:date="2025-12-02T13:09:00Z">
                        <w:r w:rsidRPr="00343F6F">
                          <w:rPr>
                            <w:color w:val="FF0000"/>
                            <w:lang w:val="de-DE"/>
                            <w:rPrChange w:id="173" w:author="PENNING Mireille" w:date="2025-12-02T13:10:00Z">
                              <w:rPr/>
                            </w:rPrChange>
                          </w:rPr>
                          <w:t xml:space="preserve">(hei kann </w:t>
                        </w:r>
                        <w:proofErr w:type="spellStart"/>
                        <w:r w:rsidRPr="00343F6F">
                          <w:rPr>
                            <w:color w:val="FF0000"/>
                            <w:lang w:val="de-DE"/>
                            <w:rPrChange w:id="174" w:author="PENNING Mireille" w:date="2025-12-02T13:10:00Z">
                              <w:rPr/>
                            </w:rPrChange>
                          </w:rPr>
                          <w:t>een</w:t>
                        </w:r>
                        <w:proofErr w:type="spellEnd"/>
                        <w:r w:rsidRPr="00343F6F">
                          <w:rPr>
                            <w:color w:val="FF0000"/>
                            <w:lang w:val="de-DE"/>
                            <w:rPrChange w:id="175" w:author="PENNING Mireille" w:date="2025-12-02T13:10:00Z">
                              <w:rPr/>
                            </w:rPrChange>
                          </w:rPr>
                          <w:t xml:space="preserve"> och </w:t>
                        </w:r>
                        <w:proofErr w:type="spellStart"/>
                        <w:r w:rsidRPr="00343F6F">
                          <w:rPr>
                            <w:color w:val="FF0000"/>
                            <w:lang w:val="de-DE"/>
                            <w:rPrChange w:id="176" w:author="PENNING Mireille" w:date="2025-12-02T13:10:00Z">
                              <w:rPr>
                                <w:lang w:val="de-DE"/>
                              </w:rPr>
                            </w:rPrChange>
                          </w:rPr>
                          <w:t>Progrèsen</w:t>
                        </w:r>
                        <w:proofErr w:type="spellEnd"/>
                        <w:r w:rsidRPr="00343F6F">
                          <w:rPr>
                            <w:color w:val="FF0000"/>
                            <w:lang w:val="de-DE"/>
                            <w:rPrChange w:id="177" w:author="PENNING Mireille" w:date="2025-12-02T13:10:00Z">
                              <w:rPr>
                                <w:lang w:val="de-DE"/>
                              </w:rPr>
                            </w:rPrChange>
                          </w:rPr>
                          <w:t>/</w:t>
                        </w:r>
                        <w:proofErr w:type="spellStart"/>
                        <w:r w:rsidRPr="00343F6F">
                          <w:rPr>
                            <w:color w:val="FF0000"/>
                            <w:lang w:val="de-DE"/>
                            <w:rPrChange w:id="178" w:author="PENNING Mireille" w:date="2025-12-02T13:10:00Z">
                              <w:rPr>
                                <w:lang w:val="de-DE"/>
                              </w:rPr>
                            </w:rPrChange>
                          </w:rPr>
                          <w:t>Fortschritter</w:t>
                        </w:r>
                        <w:proofErr w:type="spellEnd"/>
                        <w:r w:rsidRPr="00343F6F">
                          <w:rPr>
                            <w:color w:val="FF0000"/>
                            <w:lang w:val="de-DE"/>
                            <w:rPrChange w:id="179" w:author="PENNING Mireille" w:date="2025-12-02T13:10:00Z">
                              <w:rPr>
                                <w:lang w:val="de-DE"/>
                              </w:rPr>
                            </w:rPrChange>
                          </w:rPr>
                          <w:t xml:space="preserve"> </w:t>
                        </w:r>
                        <w:proofErr w:type="spellStart"/>
                        <w:r w:rsidRPr="00343F6F">
                          <w:rPr>
                            <w:color w:val="FF0000"/>
                            <w:lang w:val="de-DE"/>
                            <w:rPrChange w:id="180" w:author="PENNING Mireille" w:date="2025-12-02T13:10:00Z">
                              <w:rPr>
                                <w:lang w:val="de-DE"/>
                              </w:rPr>
                            </w:rPrChange>
                          </w:rPr>
                          <w:t>fes</w:t>
                        </w:r>
                      </w:ins>
                      <w:ins w:id="181" w:author="PENNING Mireille" w:date="2025-12-02T13:10:00Z">
                        <w:r w:rsidRPr="00343F6F">
                          <w:rPr>
                            <w:color w:val="FF0000"/>
                            <w:lang w:val="de-DE"/>
                            <w:rPrChange w:id="182" w:author="PENNING Mireille" w:date="2025-12-02T13:10:00Z">
                              <w:rPr>
                                <w:lang w:val="de-DE"/>
                              </w:rPr>
                            </w:rPrChange>
                          </w:rPr>
                          <w:t>thalen</w:t>
                        </w:r>
                        <w:proofErr w:type="spellEnd"/>
                        <w:r w:rsidRPr="00343F6F">
                          <w:rPr>
                            <w:color w:val="FF0000"/>
                            <w:lang w:val="de-DE"/>
                            <w:rPrChange w:id="183" w:author="PENNING Mireille" w:date="2025-12-02T13:10:00Z">
                              <w:rPr>
                                <w:lang w:val="de-DE"/>
                              </w:rPr>
                            </w:rPrChange>
                          </w:rPr>
                          <w:t>)</w:t>
                        </w:r>
                      </w:ins>
                    </w:p>
                  </w:txbxContent>
                </v:textbox>
                <w10:wrap anchorx="margin"/>
              </v:shape>
            </w:pict>
          </mc:Fallback>
        </mc:AlternateContent>
      </w:r>
      <w:r w:rsidR="00F94681" w:rsidRPr="00CB2D36">
        <w:rPr>
          <w:rFonts w:asciiTheme="majorHAnsi" w:hAnsiTheme="majorHAnsi" w:cstheme="majorHAnsi"/>
          <w:sz w:val="32"/>
          <w:szCs w:val="32"/>
          <w:u w:val="single"/>
        </w:rPr>
        <w:t>Points forts, ressources et centres d’intérêts</w:t>
      </w:r>
    </w:p>
    <w:p w14:paraId="4A330CDF" w14:textId="27ACCDB6" w:rsidR="00F94681" w:rsidRDefault="00F94681" w:rsidP="00F94681"/>
    <w:p w14:paraId="2381A0DA" w14:textId="4C7C4F48" w:rsidR="00F94681" w:rsidRDefault="00F94681" w:rsidP="00F94681"/>
    <w:p w14:paraId="57FA69E0" w14:textId="095419AE" w:rsidR="00C025C1" w:rsidRDefault="00C025C1" w:rsidP="00F94681"/>
    <w:p w14:paraId="7A69EEDD" w14:textId="4CFD9F80" w:rsidR="00C025C1" w:rsidRDefault="00C025C1" w:rsidP="00F94681"/>
    <w:p w14:paraId="38DCDE39" w14:textId="0C45F9B1" w:rsidR="00C025C1" w:rsidDel="000A5916" w:rsidRDefault="00C025C1" w:rsidP="00F94681">
      <w:pPr>
        <w:rPr>
          <w:del w:id="184" w:author="PENNING Mireille" w:date="2025-11-26T09:09:00Z"/>
        </w:rPr>
      </w:pPr>
    </w:p>
    <w:p w14:paraId="0465AA96" w14:textId="757F8A21" w:rsidR="003116C7" w:rsidDel="000A5916" w:rsidRDefault="003116C7" w:rsidP="003116C7">
      <w:pPr>
        <w:rPr>
          <w:del w:id="185" w:author="PENNING Mireille" w:date="2025-11-26T09:09:00Z"/>
        </w:rPr>
      </w:pPr>
    </w:p>
    <w:p w14:paraId="38E30D86" w14:textId="798A9921" w:rsidR="00D23A39" w:rsidDel="000A5916" w:rsidRDefault="00D23A39" w:rsidP="003116C7">
      <w:pPr>
        <w:rPr>
          <w:del w:id="186" w:author="PENNING Mireille" w:date="2025-11-26T09:09:00Z"/>
        </w:rPr>
      </w:pPr>
    </w:p>
    <w:p w14:paraId="552183D1" w14:textId="072F2C74" w:rsidR="00D23A39" w:rsidDel="000A5916" w:rsidRDefault="00D23A39" w:rsidP="003116C7">
      <w:pPr>
        <w:rPr>
          <w:del w:id="187" w:author="PENNING Mireille" w:date="2025-11-26T09:09:00Z"/>
        </w:rPr>
      </w:pPr>
    </w:p>
    <w:p w14:paraId="37C9246D" w14:textId="76E860BE" w:rsidR="001A276C" w:rsidDel="000A5916" w:rsidRDefault="001A276C" w:rsidP="003116C7">
      <w:pPr>
        <w:rPr>
          <w:del w:id="188" w:author="PENNING Mireille" w:date="2025-11-26T09:09:00Z"/>
        </w:rPr>
      </w:pPr>
    </w:p>
    <w:p w14:paraId="4BD44572" w14:textId="2978F9F6" w:rsidR="001A276C" w:rsidDel="000A5916" w:rsidRDefault="001A276C" w:rsidP="003116C7">
      <w:pPr>
        <w:rPr>
          <w:del w:id="189" w:author="PENNING Mireille" w:date="2025-11-26T09:09:00Z"/>
        </w:rPr>
      </w:pPr>
    </w:p>
    <w:p w14:paraId="211A1A27" w14:textId="77777777" w:rsidR="001A276C" w:rsidDel="000A5916" w:rsidRDefault="001A276C" w:rsidP="003116C7">
      <w:pPr>
        <w:rPr>
          <w:del w:id="190" w:author="PENNING Mireille" w:date="2025-11-26T09:09:00Z"/>
        </w:rPr>
      </w:pPr>
    </w:p>
    <w:p w14:paraId="2BEAA695" w14:textId="64056C62" w:rsidR="001A276C" w:rsidDel="000A5916" w:rsidRDefault="001A276C" w:rsidP="003116C7">
      <w:pPr>
        <w:rPr>
          <w:del w:id="191" w:author="PENNING Mireille" w:date="2025-11-26T09:09:00Z"/>
        </w:rPr>
      </w:pPr>
    </w:p>
    <w:p w14:paraId="3F1BC5AA" w14:textId="277AF156" w:rsidR="001A276C" w:rsidDel="000A5916" w:rsidRDefault="001A276C" w:rsidP="003116C7">
      <w:pPr>
        <w:rPr>
          <w:del w:id="192" w:author="PENNING Mireille" w:date="2025-11-26T09:09:00Z"/>
        </w:rPr>
      </w:pPr>
    </w:p>
    <w:p w14:paraId="32893D45" w14:textId="56004F6A" w:rsidR="001A276C" w:rsidRDefault="001A276C" w:rsidP="003116C7"/>
    <w:p w14:paraId="781AC364" w14:textId="0C03E262" w:rsidR="00BF409B" w:rsidRDefault="00BF409B">
      <w:pPr>
        <w:rPr>
          <w:ins w:id="193" w:author="PENNING Mireille" w:date="2025-11-25T14:52:00Z"/>
        </w:rPr>
      </w:pPr>
      <w:ins w:id="194" w:author="PENNING Mireille" w:date="2025-11-25T14:52:00Z">
        <w:r>
          <w:br w:type="page"/>
        </w:r>
      </w:ins>
    </w:p>
    <w:p w14:paraId="0C10883F" w14:textId="77777777" w:rsidR="00C025C1" w:rsidRDefault="00C025C1" w:rsidP="00F94681"/>
    <w:p w14:paraId="1CBE9856" w14:textId="40408B5C" w:rsidR="001A276C" w:rsidRPr="00BE027B" w:rsidRDefault="001A276C" w:rsidP="001A276C">
      <w:pPr>
        <w:pStyle w:val="Titel"/>
        <w:jc w:val="center"/>
        <w:rPr>
          <w:u w:val="single"/>
        </w:rPr>
      </w:pPr>
      <w:r>
        <w:rPr>
          <w:u w:val="single"/>
        </w:rPr>
        <w:t>O</w:t>
      </w:r>
      <w:r w:rsidRPr="00BE027B">
        <w:rPr>
          <w:u w:val="single"/>
        </w:rPr>
        <w:t>bjectifs</w:t>
      </w:r>
      <w:r>
        <w:rPr>
          <w:u w:val="single"/>
        </w:rPr>
        <w:t xml:space="preserve"> de l’intervention</w:t>
      </w:r>
      <w:r w:rsidRPr="00BE027B">
        <w:rPr>
          <w:u w:val="single"/>
        </w:rPr>
        <w:t xml:space="preserve"> et méthodes</w:t>
      </w:r>
    </w:p>
    <w:p w14:paraId="7CA26AF8" w14:textId="6A4BBE91" w:rsidR="00E57641" w:rsidRPr="004D7688" w:rsidDel="00610999" w:rsidRDefault="00700320" w:rsidP="00610999">
      <w:pPr>
        <w:pStyle w:val="Iwwerschrft1"/>
        <w:rPr>
          <w:del w:id="195" w:author="PENNING Mireille" w:date="2025-12-03T09:57:00Z"/>
          <w:rFonts w:cstheme="majorHAnsi"/>
          <w:sz w:val="30"/>
          <w:szCs w:val="30"/>
          <w:lang w:val="lb-LU"/>
        </w:rPr>
        <w:pPrChange w:id="196" w:author="PENNING Mireille" w:date="2025-12-03T09:57:00Z">
          <w:pPr>
            <w:pStyle w:val="Iwwerschrft1"/>
          </w:pPr>
        </w:pPrChange>
      </w:pPr>
      <w:ins w:id="197" w:author="PENNING Mireille" w:date="2025-11-25T15:08:00Z">
        <w:r>
          <w:t xml:space="preserve">  </w:t>
        </w:r>
      </w:ins>
      <w:customXmlDelRangeStart w:id="198" w:author="PENNING Mireille" w:date="2025-11-25T15:07:00Z"/>
      <w:sdt>
        <w:sdtPr>
          <w:id w:val="12116955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customXmlDelRangeEnd w:id="198"/>
          <w:del w:id="199" w:author="PENNING Mireille" w:date="2025-11-25T15:07:00Z">
            <w:r w:rsidR="00A0090C" w:rsidDel="00700320">
              <w:rPr>
                <w:rFonts w:ascii="MS Gothic" w:eastAsia="MS Gothic" w:hAnsi="MS Gothic" w:hint="eastAsia"/>
              </w:rPr>
              <w:delText>☐</w:delText>
            </w:r>
          </w:del>
          <w:customXmlDelRangeStart w:id="200" w:author="PENNING Mireille" w:date="2025-11-25T15:07:00Z"/>
        </w:sdtContent>
      </w:sdt>
      <w:customXmlDelRangeEnd w:id="200"/>
      <w:del w:id="201" w:author="PENNING Mireille" w:date="2025-11-25T15:07:00Z">
        <w:r w:rsidR="00A0090C" w:rsidRPr="004078A3" w:rsidDel="00700320">
          <w:delText xml:space="preserve">   </w:delText>
        </w:r>
      </w:del>
      <w:del w:id="202" w:author="PENNING Mireille" w:date="2025-12-03T09:57:00Z">
        <w:r w:rsidR="008A69A1" w:rsidRPr="000D74E0" w:rsidDel="00610999">
          <w:rPr>
            <w:rStyle w:val="Iwwerschrft2Zchn"/>
            <w:sz w:val="28"/>
            <w:szCs w:val="28"/>
          </w:rPr>
          <w:delText xml:space="preserve">Compétences </w:delText>
        </w:r>
        <w:r w:rsidR="00E10D8C" w:rsidRPr="000D74E0" w:rsidDel="00610999">
          <w:rPr>
            <w:rStyle w:val="Iwwerschrft2Zchn"/>
            <w:sz w:val="28"/>
            <w:szCs w:val="28"/>
          </w:rPr>
          <w:delText>dans les domaines de développement et d’apprentissage</w:delText>
        </w:r>
      </w:del>
    </w:p>
    <w:p w14:paraId="63093922" w14:textId="4C494B10" w:rsidR="002C329B" w:rsidRPr="00343F6F" w:rsidDel="00610999" w:rsidRDefault="002C329B" w:rsidP="00610999">
      <w:pPr>
        <w:pStyle w:val="Iwwerschrft1"/>
        <w:rPr>
          <w:del w:id="203" w:author="PENNING Mireille" w:date="2025-12-03T09:57:00Z"/>
          <w:color w:val="FF0000"/>
          <w:lang w:val="de-DE"/>
          <w:rPrChange w:id="204" w:author="PENNING Mireille" w:date="2025-12-02T13:12:00Z">
            <w:rPr>
              <w:del w:id="205" w:author="PENNING Mireille" w:date="2025-12-03T09:57:00Z"/>
              <w:b/>
              <w:bCs/>
            </w:rPr>
          </w:rPrChange>
        </w:rPr>
        <w:pPrChange w:id="206" w:author="PENNING Mireille" w:date="2025-12-03T09:57:00Z">
          <w:pPr>
            <w:pStyle w:val="Lschteparagraph"/>
            <w:ind w:left="142"/>
          </w:pPr>
        </w:pPrChange>
      </w:pPr>
    </w:p>
    <w:p w14:paraId="4306A23D" w14:textId="32D1913C" w:rsidR="004C4085" w:rsidRPr="00343F6F" w:rsidDel="00610999" w:rsidRDefault="004C4085" w:rsidP="00610999">
      <w:pPr>
        <w:pStyle w:val="Iwwerschrft1"/>
        <w:rPr>
          <w:del w:id="207" w:author="PENNING Mireille" w:date="2025-12-03T09:57:00Z"/>
          <w:b/>
          <w:bCs/>
          <w:lang w:val="de-DE"/>
          <w:rPrChange w:id="208" w:author="PENNING Mireille" w:date="2025-12-02T13:12:00Z">
            <w:rPr>
              <w:del w:id="209" w:author="PENNING Mireille" w:date="2025-12-03T09:57:00Z"/>
              <w:b/>
              <w:bCs/>
            </w:rPr>
          </w:rPrChange>
        </w:rPr>
        <w:pPrChange w:id="210" w:author="PENNING Mireille" w:date="2025-12-03T09:57:00Z">
          <w:pPr>
            <w:pStyle w:val="Lschteparagraph"/>
            <w:ind w:left="142"/>
          </w:pPr>
        </w:pPrChange>
      </w:pPr>
    </w:p>
    <w:tbl>
      <w:tblPr>
        <w:tblStyle w:val="TabellGrille"/>
        <w:tblW w:w="9214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4536"/>
        <w:gridCol w:w="4678"/>
      </w:tblGrid>
      <w:tr w:rsidR="0035312A" w:rsidDel="00610999" w14:paraId="2699F123" w14:textId="61E3AA68" w:rsidTr="00F437D1">
        <w:trPr>
          <w:trHeight w:val="653"/>
          <w:del w:id="211" w:author="PENNING Mireille" w:date="2025-12-03T09:57:00Z"/>
        </w:trPr>
        <w:tc>
          <w:tcPr>
            <w:tcW w:w="4536" w:type="dxa"/>
            <w:shd w:val="clear" w:color="auto" w:fill="D9D9D9" w:themeFill="background1" w:themeFillShade="D9"/>
            <w:vAlign w:val="center"/>
          </w:tcPr>
          <w:p w14:paraId="0DD40989" w14:textId="7CA1DDE0" w:rsidR="0035312A" w:rsidDel="00610999" w:rsidRDefault="0035312A" w:rsidP="00610999">
            <w:pPr>
              <w:pStyle w:val="Iwwerschrft1"/>
              <w:rPr>
                <w:del w:id="212" w:author="PENNING Mireille" w:date="2025-12-03T09:57:00Z"/>
                <w:b/>
                <w:bCs/>
              </w:rPr>
              <w:pPrChange w:id="213" w:author="PENNING Mireille" w:date="2025-12-03T09:57:00Z">
                <w:pPr/>
              </w:pPrChange>
            </w:pPr>
            <w:del w:id="214" w:author="PENNING Mireille" w:date="2025-12-03T09:57:00Z">
              <w:r w:rsidDel="00610999">
                <w:rPr>
                  <w:b/>
                  <w:bCs/>
                </w:rPr>
                <w:delText>Domaine(s)</w:delText>
              </w:r>
            </w:del>
          </w:p>
        </w:tc>
        <w:tc>
          <w:tcPr>
            <w:tcW w:w="4678" w:type="dxa"/>
            <w:shd w:val="clear" w:color="auto" w:fill="D9D9D9" w:themeFill="background1" w:themeFillShade="D9"/>
            <w:vAlign w:val="center"/>
          </w:tcPr>
          <w:p w14:paraId="03A5D012" w14:textId="2382898D" w:rsidR="0035312A" w:rsidDel="00610999" w:rsidRDefault="00A06304" w:rsidP="00610999">
            <w:pPr>
              <w:pStyle w:val="Iwwerschrft1"/>
              <w:rPr>
                <w:del w:id="215" w:author="PENNING Mireille" w:date="2025-12-03T09:57:00Z"/>
                <w:b/>
                <w:bCs/>
              </w:rPr>
              <w:pPrChange w:id="216" w:author="PENNING Mireille" w:date="2025-12-03T09:57:00Z">
                <w:pPr/>
              </w:pPrChange>
            </w:pPr>
            <w:del w:id="217" w:author="PENNING Mireille" w:date="2025-12-02T15:36:00Z">
              <w:r w:rsidDel="00911F96">
                <w:rPr>
                  <w:b/>
                  <w:bCs/>
                </w:rPr>
                <w:delText xml:space="preserve">Compétences actuelles </w:delText>
              </w:r>
            </w:del>
          </w:p>
        </w:tc>
      </w:tr>
      <w:tr w:rsidR="0035312A" w:rsidDel="00610999" w14:paraId="31C1FA2D" w14:textId="1DB1DBBB" w:rsidTr="00F437D1">
        <w:trPr>
          <w:del w:id="218" w:author="PENNING Mireille" w:date="2025-12-03T09:57:00Z"/>
        </w:trPr>
        <w:tc>
          <w:tcPr>
            <w:tcW w:w="4536" w:type="dxa"/>
            <w:vAlign w:val="center"/>
          </w:tcPr>
          <w:p w14:paraId="442AF89D" w14:textId="760D3CDB" w:rsidR="0035312A" w:rsidDel="00610999" w:rsidRDefault="0035312A" w:rsidP="00610999">
            <w:pPr>
              <w:pStyle w:val="Iwwerschrft1"/>
              <w:rPr>
                <w:del w:id="219" w:author="PENNING Mireille" w:date="2025-12-03T09:57:00Z"/>
              </w:rPr>
              <w:pPrChange w:id="220" w:author="PENNING Mireille" w:date="2025-12-03T09:57:00Z">
                <w:pPr/>
              </w:pPrChange>
            </w:pPr>
          </w:p>
          <w:p w14:paraId="26E6DF1D" w14:textId="74E49F08" w:rsidR="0035312A" w:rsidDel="00610999" w:rsidRDefault="00A632A6" w:rsidP="00610999">
            <w:pPr>
              <w:pStyle w:val="Iwwerschrft1"/>
              <w:rPr>
                <w:del w:id="221" w:author="PENNING Mireille" w:date="2025-12-03T09:57:00Z"/>
              </w:rPr>
              <w:pPrChange w:id="222" w:author="PENNING Mireille" w:date="2025-12-03T09:57:00Z">
                <w:pPr/>
              </w:pPrChange>
            </w:pPr>
            <w:del w:id="223" w:author="PENNING Mireille" w:date="2025-11-25T14:52:00Z">
              <w:r w:rsidRPr="00A632A6" w:rsidDel="00BF409B">
                <w:rPr>
                  <w:noProof/>
                </w:rPr>
                <w:drawing>
                  <wp:anchor distT="0" distB="0" distL="114300" distR="114300" simplePos="0" relativeHeight="251958272" behindDoc="0" locked="0" layoutInCell="1" allowOverlap="1" wp14:anchorId="798E71A2" wp14:editId="044091C0">
                    <wp:simplePos x="0" y="0"/>
                    <wp:positionH relativeFrom="column">
                      <wp:posOffset>31115</wp:posOffset>
                    </wp:positionH>
                    <wp:positionV relativeFrom="paragraph">
                      <wp:posOffset>9525</wp:posOffset>
                    </wp:positionV>
                    <wp:extent cx="161925" cy="142875"/>
                    <wp:effectExtent l="0" t="0" r="9525" b="9525"/>
                    <wp:wrapNone/>
                    <wp:docPr id="53" name="Picture 53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"/>
                            <pic:cNvPicPr/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61925" cy="142875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anchor>
                </w:drawing>
              </w:r>
              <w:r w:rsidR="00A65487" w:rsidRPr="00A65487" w:rsidDel="00BF409B">
                <w:rPr>
                  <w:noProof/>
                </w:rPr>
                <w:drawing>
                  <wp:inline distT="0" distB="0" distL="0" distR="0" wp14:anchorId="53E8C2E1" wp14:editId="60062749">
                    <wp:extent cx="1895740" cy="238158"/>
                    <wp:effectExtent l="0" t="0" r="9525" b="9525"/>
                    <wp:docPr id="51" name="Picture 5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"/>
                            <pic:cNvPicPr/>
                          </pic:nvPicPr>
                          <pic:blipFill>
                            <a:blip r:embed="rId1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895740" cy="238158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 w:rsidDel="00BF409B">
                <w:rPr>
                  <w:noProof/>
                </w:rPr>
                <w:delText xml:space="preserve"> </w:delText>
              </w:r>
            </w:del>
          </w:p>
          <w:p w14:paraId="74D645D3" w14:textId="01B5F151" w:rsidR="0035312A" w:rsidRPr="002B1E79" w:rsidDel="00610999" w:rsidRDefault="0035312A" w:rsidP="00610999">
            <w:pPr>
              <w:pStyle w:val="Iwwerschrft1"/>
              <w:rPr>
                <w:del w:id="224" w:author="PENNING Mireille" w:date="2025-12-03T09:57:00Z"/>
              </w:rPr>
              <w:pPrChange w:id="225" w:author="PENNING Mireille" w:date="2025-12-03T09:57:00Z">
                <w:pPr/>
              </w:pPrChange>
            </w:pPr>
          </w:p>
        </w:tc>
        <w:tc>
          <w:tcPr>
            <w:tcW w:w="4678" w:type="dxa"/>
            <w:vAlign w:val="center"/>
          </w:tcPr>
          <w:p w14:paraId="7E30027A" w14:textId="3BF76A32" w:rsidR="0035312A" w:rsidDel="00610999" w:rsidRDefault="0035312A" w:rsidP="00610999">
            <w:pPr>
              <w:pStyle w:val="Iwwerschrft1"/>
              <w:rPr>
                <w:del w:id="226" w:author="PENNING Mireille" w:date="2025-12-03T09:57:00Z"/>
                <w:b/>
                <w:bCs/>
              </w:rPr>
              <w:pPrChange w:id="227" w:author="PENNING Mireille" w:date="2025-12-03T09:57:00Z">
                <w:pPr/>
              </w:pPrChange>
            </w:pPr>
          </w:p>
        </w:tc>
      </w:tr>
      <w:tr w:rsidR="0035312A" w:rsidDel="00610999" w14:paraId="4C8C8604" w14:textId="221676B8" w:rsidTr="00F437D1">
        <w:trPr>
          <w:trHeight w:val="607"/>
          <w:del w:id="228" w:author="PENNING Mireille" w:date="2025-12-03T09:57:00Z"/>
        </w:trPr>
        <w:tc>
          <w:tcPr>
            <w:tcW w:w="9214" w:type="dxa"/>
            <w:gridSpan w:val="2"/>
            <w:shd w:val="clear" w:color="auto" w:fill="D9D9D9" w:themeFill="background1" w:themeFillShade="D9"/>
            <w:vAlign w:val="center"/>
          </w:tcPr>
          <w:p w14:paraId="2A0CEA7D" w14:textId="0BF07072" w:rsidR="0035312A" w:rsidRPr="0035312A" w:rsidDel="00610999" w:rsidRDefault="0035312A" w:rsidP="00610999">
            <w:pPr>
              <w:pStyle w:val="Iwwerschrft1"/>
              <w:rPr>
                <w:del w:id="229" w:author="PENNING Mireille" w:date="2025-12-03T09:57:00Z"/>
                <w:b/>
                <w:bCs/>
              </w:rPr>
              <w:pPrChange w:id="230" w:author="PENNING Mireille" w:date="2025-12-03T09:57:00Z">
                <w:pPr/>
              </w:pPrChange>
            </w:pPr>
            <w:del w:id="231" w:author="PENNING Mireille" w:date="2025-12-03T09:57:00Z">
              <w:r w:rsidRPr="0035312A" w:rsidDel="00610999">
                <w:rPr>
                  <w:b/>
                  <w:bCs/>
                </w:rPr>
                <w:delText>Objectif(s)</w:delText>
              </w:r>
            </w:del>
          </w:p>
        </w:tc>
      </w:tr>
      <w:tr w:rsidR="00D16072" w:rsidDel="00610999" w14:paraId="5067F107" w14:textId="58DBCD0F" w:rsidTr="00F437D1">
        <w:trPr>
          <w:trHeight w:val="894"/>
          <w:del w:id="232" w:author="PENNING Mireille" w:date="2025-12-03T09:57:00Z"/>
        </w:trPr>
        <w:tc>
          <w:tcPr>
            <w:tcW w:w="9214" w:type="dxa"/>
            <w:gridSpan w:val="2"/>
            <w:vAlign w:val="center"/>
          </w:tcPr>
          <w:p w14:paraId="3D99CD5B" w14:textId="52D53840" w:rsidR="00D16072" w:rsidDel="00610999" w:rsidRDefault="00D16072" w:rsidP="00610999">
            <w:pPr>
              <w:pStyle w:val="Iwwerschrft1"/>
              <w:rPr>
                <w:del w:id="233" w:author="PENNING Mireille" w:date="2025-12-03T09:57:00Z"/>
                <w:b/>
                <w:bCs/>
              </w:rPr>
              <w:pPrChange w:id="234" w:author="PENNING Mireille" w:date="2025-12-03T09:57:00Z">
                <w:pPr/>
              </w:pPrChange>
            </w:pPr>
          </w:p>
        </w:tc>
      </w:tr>
      <w:tr w:rsidR="0035312A" w:rsidDel="00610999" w14:paraId="55911832" w14:textId="0A4FDD58" w:rsidTr="00F437D1">
        <w:trPr>
          <w:trHeight w:val="607"/>
          <w:del w:id="235" w:author="PENNING Mireille" w:date="2025-12-03T09:57:00Z"/>
        </w:trPr>
        <w:tc>
          <w:tcPr>
            <w:tcW w:w="9214" w:type="dxa"/>
            <w:gridSpan w:val="2"/>
            <w:shd w:val="clear" w:color="auto" w:fill="D9D9D9" w:themeFill="background1" w:themeFillShade="D9"/>
            <w:vAlign w:val="center"/>
          </w:tcPr>
          <w:p w14:paraId="4243FB2D" w14:textId="4F585208" w:rsidR="0035312A" w:rsidDel="00610999" w:rsidRDefault="00322D7F" w:rsidP="00610999">
            <w:pPr>
              <w:pStyle w:val="Iwwerschrft1"/>
              <w:rPr>
                <w:del w:id="236" w:author="PENNING Mireille" w:date="2025-12-03T09:57:00Z"/>
                <w:b/>
                <w:bCs/>
              </w:rPr>
              <w:pPrChange w:id="237" w:author="PENNING Mireille" w:date="2025-12-03T09:57:00Z">
                <w:pPr/>
              </w:pPrChange>
            </w:pPr>
            <w:del w:id="238" w:author="PENNING Mireille" w:date="2025-12-03T09:57:00Z">
              <w:r w:rsidRPr="0035312A" w:rsidDel="00610999">
                <w:rPr>
                  <w:b/>
                  <w:bCs/>
                </w:rPr>
                <w:delText>Méthode</w:delText>
              </w:r>
              <w:r w:rsidR="0035312A" w:rsidRPr="0035312A" w:rsidDel="00610999">
                <w:rPr>
                  <w:b/>
                  <w:bCs/>
                </w:rPr>
                <w:delText>(s)</w:delText>
              </w:r>
              <w:r w:rsidR="0035312A" w:rsidDel="00610999">
                <w:rPr>
                  <w:b/>
                  <w:bCs/>
                </w:rPr>
                <w:delText xml:space="preserve"> et stratégie(s)</w:delText>
              </w:r>
            </w:del>
          </w:p>
        </w:tc>
      </w:tr>
      <w:tr w:rsidR="0035312A" w:rsidDel="00610999" w14:paraId="300165E5" w14:textId="3BC49238" w:rsidTr="00F437D1">
        <w:trPr>
          <w:trHeight w:val="732"/>
          <w:del w:id="239" w:author="PENNING Mireille" w:date="2025-12-03T09:57:00Z"/>
        </w:trPr>
        <w:tc>
          <w:tcPr>
            <w:tcW w:w="9214" w:type="dxa"/>
            <w:gridSpan w:val="2"/>
            <w:shd w:val="clear" w:color="auto" w:fill="auto"/>
            <w:vAlign w:val="center"/>
          </w:tcPr>
          <w:p w14:paraId="420AB653" w14:textId="34EB23AE" w:rsidR="0035312A" w:rsidDel="00610999" w:rsidRDefault="0035312A" w:rsidP="00610999">
            <w:pPr>
              <w:pStyle w:val="Iwwerschrft1"/>
              <w:rPr>
                <w:del w:id="240" w:author="PENNING Mireille" w:date="2025-12-03T09:57:00Z"/>
                <w:b/>
                <w:bCs/>
              </w:rPr>
              <w:pPrChange w:id="241" w:author="PENNING Mireille" w:date="2025-12-03T09:57:00Z">
                <w:pPr/>
              </w:pPrChange>
            </w:pPr>
          </w:p>
        </w:tc>
      </w:tr>
      <w:tr w:rsidR="0035312A" w:rsidDel="00610999" w14:paraId="4FFF7237" w14:textId="62F307AB" w:rsidTr="00F437D1">
        <w:trPr>
          <w:trHeight w:val="709"/>
          <w:del w:id="242" w:author="PENNING Mireille" w:date="2025-12-03T09:57:00Z"/>
        </w:trPr>
        <w:tc>
          <w:tcPr>
            <w:tcW w:w="9214" w:type="dxa"/>
            <w:gridSpan w:val="2"/>
            <w:shd w:val="clear" w:color="auto" w:fill="D9D9D9" w:themeFill="background1" w:themeFillShade="D9"/>
            <w:vAlign w:val="center"/>
          </w:tcPr>
          <w:p w14:paraId="2CF50CF9" w14:textId="1193821B" w:rsidR="0035312A" w:rsidDel="00610999" w:rsidRDefault="0035312A" w:rsidP="00610999">
            <w:pPr>
              <w:pStyle w:val="Iwwerschrft1"/>
              <w:rPr>
                <w:del w:id="243" w:author="PENNING Mireille" w:date="2025-12-03T09:57:00Z"/>
                <w:b/>
                <w:bCs/>
              </w:rPr>
              <w:pPrChange w:id="244" w:author="PENNING Mireille" w:date="2025-12-03T09:57:00Z">
                <w:pPr/>
              </w:pPrChange>
            </w:pPr>
            <w:del w:id="245" w:author="PENNING Mireille" w:date="2025-12-03T09:57:00Z">
              <w:r w:rsidDel="00610999">
                <w:rPr>
                  <w:b/>
                  <w:bCs/>
                </w:rPr>
                <w:delText>Observation(s) et adaptation(s)</w:delText>
              </w:r>
            </w:del>
          </w:p>
        </w:tc>
      </w:tr>
      <w:tr w:rsidR="0035312A" w:rsidDel="00610999" w14:paraId="6CC71AEE" w14:textId="07EB9734" w:rsidTr="0035312A">
        <w:trPr>
          <w:trHeight w:val="826"/>
          <w:del w:id="246" w:author="PENNING Mireille" w:date="2025-12-03T09:57:00Z"/>
        </w:trPr>
        <w:tc>
          <w:tcPr>
            <w:tcW w:w="9214" w:type="dxa"/>
            <w:gridSpan w:val="2"/>
          </w:tcPr>
          <w:p w14:paraId="521D9E83" w14:textId="207A1E5D" w:rsidR="0035312A" w:rsidDel="00610999" w:rsidRDefault="0035312A" w:rsidP="00610999">
            <w:pPr>
              <w:pStyle w:val="Iwwerschrft1"/>
              <w:rPr>
                <w:del w:id="247" w:author="PENNING Mireille" w:date="2025-12-03T09:57:00Z"/>
                <w:b/>
                <w:bCs/>
              </w:rPr>
              <w:pPrChange w:id="248" w:author="PENNING Mireille" w:date="2025-12-03T09:57:00Z">
                <w:pPr/>
              </w:pPrChange>
            </w:pPr>
          </w:p>
        </w:tc>
      </w:tr>
    </w:tbl>
    <w:p w14:paraId="4BDEBC20" w14:textId="741448F4" w:rsidR="00C025C1" w:rsidRPr="00B81410" w:rsidDel="00610999" w:rsidRDefault="00E16E39" w:rsidP="00610999">
      <w:pPr>
        <w:pStyle w:val="Iwwerschrft1"/>
        <w:rPr>
          <w:del w:id="249" w:author="PENNING Mireille" w:date="2025-12-03T09:57:00Z"/>
          <w:b/>
          <w:bCs/>
        </w:rPr>
        <w:pPrChange w:id="250" w:author="PENNING Mireille" w:date="2025-12-03T09:57:00Z">
          <w:pPr/>
        </w:pPrChange>
      </w:pPr>
      <w:del w:id="251" w:author="PENNING Mireille" w:date="2025-11-25T14:53:00Z">
        <w:r w:rsidRPr="00DE75DC" w:rsidDel="00BF409B">
          <w:rPr>
            <w:rFonts w:ascii="Plus Jakarta Sans" w:hAnsi="Plus Jakarta Sans"/>
            <w:noProof/>
          </w:rPr>
          <w:drawing>
            <wp:inline distT="0" distB="0" distL="0" distR="0" wp14:anchorId="3BA11B8A" wp14:editId="7B58FC5D">
              <wp:extent cx="190527" cy="190527"/>
              <wp:effectExtent l="0" t="0" r="0" b="0"/>
              <wp:docPr id="75" name="Picture 7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27" cy="19052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0A9FD4CF" w14:textId="493FB924" w:rsidR="00C025C1" w:rsidDel="00610999" w:rsidRDefault="00C025C1" w:rsidP="00610999">
      <w:pPr>
        <w:pStyle w:val="Iwwerschrft1"/>
        <w:rPr>
          <w:del w:id="252" w:author="PENNING Mireille" w:date="2025-12-03T09:57:00Z"/>
          <w:b/>
          <w:bCs/>
        </w:rPr>
        <w:pPrChange w:id="253" w:author="PENNING Mireille" w:date="2025-12-03T09:57:00Z">
          <w:pPr>
            <w:pStyle w:val="Lschteparagraph"/>
            <w:ind w:left="142"/>
          </w:pPr>
        </w:pPrChange>
      </w:pPr>
    </w:p>
    <w:p w14:paraId="584AD5E7" w14:textId="34FAEB45" w:rsidR="00E32A8A" w:rsidRPr="00F6485A" w:rsidDel="00610999" w:rsidRDefault="00E32A8A" w:rsidP="00610999">
      <w:pPr>
        <w:pStyle w:val="Iwwerschrft1"/>
        <w:rPr>
          <w:del w:id="254" w:author="PENNING Mireille" w:date="2025-12-03T09:57:00Z"/>
          <w:lang w:val="de-DE"/>
          <w:rPrChange w:id="255" w:author="PENNING Mireille" w:date="2025-12-02T13:16:00Z">
            <w:rPr>
              <w:del w:id="256" w:author="PENNING Mireille" w:date="2025-12-03T09:57:00Z"/>
              <w:b/>
              <w:bCs/>
            </w:rPr>
          </w:rPrChange>
        </w:rPr>
        <w:pPrChange w:id="257" w:author="PENNING Mireille" w:date="2025-12-03T09:57:00Z">
          <w:pPr>
            <w:pStyle w:val="Lschteparagraph"/>
            <w:ind w:left="142"/>
          </w:pPr>
        </w:pPrChange>
      </w:pPr>
    </w:p>
    <w:p w14:paraId="5F6B91C0" w14:textId="192084D2" w:rsidR="0040030A" w:rsidRPr="00F6485A" w:rsidDel="00610999" w:rsidRDefault="0040030A" w:rsidP="00610999">
      <w:pPr>
        <w:pStyle w:val="Iwwerschrft1"/>
        <w:rPr>
          <w:del w:id="258" w:author="PENNING Mireille" w:date="2025-12-03T09:57:00Z"/>
          <w:b/>
          <w:bCs/>
          <w:lang w:val="de-DE"/>
          <w:rPrChange w:id="259" w:author="PENNING Mireille" w:date="2025-12-02T13:15:00Z">
            <w:rPr>
              <w:del w:id="260" w:author="PENNING Mireille" w:date="2025-12-03T09:57:00Z"/>
              <w:b/>
              <w:bCs/>
            </w:rPr>
          </w:rPrChange>
        </w:rPr>
        <w:pPrChange w:id="261" w:author="PENNING Mireille" w:date="2025-12-03T09:57:00Z">
          <w:pPr>
            <w:pStyle w:val="Lschteparagraph"/>
            <w:ind w:left="142"/>
          </w:pPr>
        </w:pPrChange>
      </w:pPr>
    </w:p>
    <w:p w14:paraId="2BEDC810" w14:textId="0F941C19" w:rsidR="0040030A" w:rsidRPr="00F6485A" w:rsidDel="00610999" w:rsidRDefault="0040030A" w:rsidP="00610999">
      <w:pPr>
        <w:pStyle w:val="Iwwerschrft1"/>
        <w:rPr>
          <w:del w:id="262" w:author="PENNING Mireille" w:date="2025-12-03T09:57:00Z"/>
          <w:b/>
          <w:bCs/>
          <w:lang w:val="de-DE"/>
          <w:rPrChange w:id="263" w:author="PENNING Mireille" w:date="2025-12-02T13:15:00Z">
            <w:rPr>
              <w:del w:id="264" w:author="PENNING Mireille" w:date="2025-12-03T09:57:00Z"/>
              <w:b/>
              <w:bCs/>
            </w:rPr>
          </w:rPrChange>
        </w:rPr>
        <w:pPrChange w:id="265" w:author="PENNING Mireille" w:date="2025-12-03T09:57:00Z">
          <w:pPr>
            <w:pStyle w:val="Lschteparagraph"/>
            <w:ind w:left="142"/>
          </w:pPr>
        </w:pPrChange>
      </w:pPr>
    </w:p>
    <w:p w14:paraId="73305CAF" w14:textId="40069A36" w:rsidR="0040030A" w:rsidRPr="00F6485A" w:rsidDel="00610999" w:rsidRDefault="0040030A" w:rsidP="00610999">
      <w:pPr>
        <w:pStyle w:val="Iwwerschrft1"/>
        <w:rPr>
          <w:del w:id="266" w:author="PENNING Mireille" w:date="2025-12-03T09:57:00Z"/>
          <w:b/>
          <w:bCs/>
          <w:lang w:val="de-DE"/>
          <w:rPrChange w:id="267" w:author="PENNING Mireille" w:date="2025-12-02T13:15:00Z">
            <w:rPr>
              <w:del w:id="268" w:author="PENNING Mireille" w:date="2025-12-03T09:57:00Z"/>
              <w:b/>
              <w:bCs/>
            </w:rPr>
          </w:rPrChange>
        </w:rPr>
        <w:pPrChange w:id="269" w:author="PENNING Mireille" w:date="2025-12-03T09:57:00Z">
          <w:pPr>
            <w:pStyle w:val="Lschteparagraph"/>
            <w:ind w:left="142"/>
          </w:pPr>
        </w:pPrChange>
      </w:pPr>
    </w:p>
    <w:p w14:paraId="1403D233" w14:textId="5856ED1F" w:rsidR="0040030A" w:rsidRPr="00F6485A" w:rsidDel="00610999" w:rsidRDefault="0040030A" w:rsidP="00610999">
      <w:pPr>
        <w:pStyle w:val="Iwwerschrft1"/>
        <w:rPr>
          <w:del w:id="270" w:author="PENNING Mireille" w:date="2025-12-03T09:57:00Z"/>
          <w:b/>
          <w:bCs/>
          <w:lang w:val="de-DE"/>
          <w:rPrChange w:id="271" w:author="PENNING Mireille" w:date="2025-12-02T13:15:00Z">
            <w:rPr>
              <w:del w:id="272" w:author="PENNING Mireille" w:date="2025-12-03T09:57:00Z"/>
              <w:b/>
              <w:bCs/>
            </w:rPr>
          </w:rPrChange>
        </w:rPr>
        <w:pPrChange w:id="273" w:author="PENNING Mireille" w:date="2025-12-03T09:57:00Z">
          <w:pPr>
            <w:pStyle w:val="Lschteparagraph"/>
            <w:ind w:left="142"/>
          </w:pPr>
        </w:pPrChange>
      </w:pPr>
    </w:p>
    <w:p w14:paraId="2C6E3ED7" w14:textId="19D3A07F" w:rsidR="0040030A" w:rsidRPr="00F6485A" w:rsidDel="00610999" w:rsidRDefault="0040030A" w:rsidP="00610999">
      <w:pPr>
        <w:pStyle w:val="Iwwerschrft1"/>
        <w:rPr>
          <w:del w:id="274" w:author="PENNING Mireille" w:date="2025-12-03T09:57:00Z"/>
          <w:b/>
          <w:bCs/>
          <w:lang w:val="de-DE"/>
          <w:rPrChange w:id="275" w:author="PENNING Mireille" w:date="2025-12-02T13:15:00Z">
            <w:rPr>
              <w:del w:id="276" w:author="PENNING Mireille" w:date="2025-12-03T09:57:00Z"/>
              <w:b/>
              <w:bCs/>
            </w:rPr>
          </w:rPrChange>
        </w:rPr>
        <w:pPrChange w:id="277" w:author="PENNING Mireille" w:date="2025-12-03T09:57:00Z">
          <w:pPr>
            <w:pStyle w:val="Lschteparagraph"/>
            <w:ind w:left="142"/>
          </w:pPr>
        </w:pPrChange>
      </w:pPr>
    </w:p>
    <w:p w14:paraId="3143096B" w14:textId="66C0E0A1" w:rsidR="0040030A" w:rsidRPr="00F6485A" w:rsidDel="00610999" w:rsidRDefault="0040030A" w:rsidP="00610999">
      <w:pPr>
        <w:pStyle w:val="Iwwerschrft1"/>
        <w:rPr>
          <w:del w:id="278" w:author="PENNING Mireille" w:date="2025-12-03T09:57:00Z"/>
          <w:b/>
          <w:bCs/>
          <w:lang w:val="de-DE"/>
          <w:rPrChange w:id="279" w:author="PENNING Mireille" w:date="2025-12-02T13:15:00Z">
            <w:rPr>
              <w:del w:id="280" w:author="PENNING Mireille" w:date="2025-12-03T09:57:00Z"/>
              <w:b/>
              <w:bCs/>
            </w:rPr>
          </w:rPrChange>
        </w:rPr>
        <w:pPrChange w:id="281" w:author="PENNING Mireille" w:date="2025-12-03T09:57:00Z">
          <w:pPr>
            <w:pStyle w:val="Lschteparagraph"/>
            <w:ind w:left="142"/>
          </w:pPr>
        </w:pPrChange>
      </w:pPr>
    </w:p>
    <w:p w14:paraId="1E401C66" w14:textId="10767F0C" w:rsidR="0040030A" w:rsidRPr="00F6485A" w:rsidDel="00610999" w:rsidRDefault="0040030A" w:rsidP="00610999">
      <w:pPr>
        <w:pStyle w:val="Iwwerschrft1"/>
        <w:rPr>
          <w:del w:id="282" w:author="PENNING Mireille" w:date="2025-12-03T09:57:00Z"/>
          <w:b/>
          <w:bCs/>
          <w:lang w:val="de-DE"/>
          <w:rPrChange w:id="283" w:author="PENNING Mireille" w:date="2025-12-02T13:15:00Z">
            <w:rPr>
              <w:del w:id="284" w:author="PENNING Mireille" w:date="2025-12-03T09:57:00Z"/>
              <w:b/>
              <w:bCs/>
            </w:rPr>
          </w:rPrChange>
        </w:rPr>
        <w:pPrChange w:id="285" w:author="PENNING Mireille" w:date="2025-12-03T09:57:00Z">
          <w:pPr>
            <w:pStyle w:val="Lschteparagraph"/>
            <w:ind w:left="142"/>
          </w:pPr>
        </w:pPrChange>
      </w:pPr>
    </w:p>
    <w:p w14:paraId="16312A03" w14:textId="2CF49AD2" w:rsidR="0040030A" w:rsidRPr="00F6485A" w:rsidDel="00610999" w:rsidRDefault="0040030A" w:rsidP="00610999">
      <w:pPr>
        <w:pStyle w:val="Iwwerschrft1"/>
        <w:rPr>
          <w:del w:id="286" w:author="PENNING Mireille" w:date="2025-12-03T09:57:00Z"/>
          <w:b/>
          <w:bCs/>
          <w:lang w:val="de-DE"/>
          <w:rPrChange w:id="287" w:author="PENNING Mireille" w:date="2025-12-02T13:15:00Z">
            <w:rPr>
              <w:del w:id="288" w:author="PENNING Mireille" w:date="2025-12-03T09:57:00Z"/>
              <w:b/>
              <w:bCs/>
            </w:rPr>
          </w:rPrChange>
        </w:rPr>
        <w:pPrChange w:id="289" w:author="PENNING Mireille" w:date="2025-12-03T09:57:00Z">
          <w:pPr>
            <w:pStyle w:val="Lschteparagraph"/>
            <w:ind w:left="142"/>
          </w:pPr>
        </w:pPrChange>
      </w:pPr>
    </w:p>
    <w:p w14:paraId="1931E241" w14:textId="29C18EB0" w:rsidR="00E32A8A" w:rsidRPr="00F6485A" w:rsidDel="00610999" w:rsidRDefault="00E32A8A" w:rsidP="00610999">
      <w:pPr>
        <w:pStyle w:val="Iwwerschrft1"/>
        <w:rPr>
          <w:del w:id="290" w:author="PENNING Mireille" w:date="2025-12-03T09:57:00Z"/>
          <w:b/>
          <w:bCs/>
          <w:lang w:val="de-DE"/>
          <w:rPrChange w:id="291" w:author="PENNING Mireille" w:date="2025-12-02T13:15:00Z">
            <w:rPr>
              <w:del w:id="292" w:author="PENNING Mireille" w:date="2025-12-03T09:57:00Z"/>
              <w:b/>
              <w:bCs/>
            </w:rPr>
          </w:rPrChange>
        </w:rPr>
        <w:pPrChange w:id="293" w:author="PENNING Mireille" w:date="2025-12-03T09:57:00Z">
          <w:pPr>
            <w:pStyle w:val="Lschteparagraph"/>
            <w:ind w:left="142"/>
          </w:pPr>
        </w:pPrChange>
      </w:pPr>
    </w:p>
    <w:p w14:paraId="018BBCD3" w14:textId="68D797AF" w:rsidR="00E32A8A" w:rsidRPr="00F6485A" w:rsidDel="00610999" w:rsidRDefault="00E32A8A" w:rsidP="00E57641">
      <w:pPr>
        <w:pStyle w:val="Lschteparagraph"/>
        <w:ind w:left="142"/>
        <w:rPr>
          <w:del w:id="294" w:author="PENNING Mireille" w:date="2025-12-03T09:57:00Z"/>
          <w:b/>
          <w:bCs/>
          <w:lang w:val="de-DE"/>
          <w:rPrChange w:id="295" w:author="PENNING Mireille" w:date="2025-12-02T13:15:00Z">
            <w:rPr>
              <w:del w:id="296" w:author="PENNING Mireille" w:date="2025-12-03T09:57:00Z"/>
              <w:b/>
              <w:bCs/>
            </w:rPr>
          </w:rPrChange>
        </w:rPr>
      </w:pPr>
    </w:p>
    <w:p w14:paraId="31E2F4C9" w14:textId="6AD58AA6" w:rsidR="00E32A8A" w:rsidRPr="00F6485A" w:rsidDel="00610999" w:rsidRDefault="00E32A8A" w:rsidP="00E57641">
      <w:pPr>
        <w:pStyle w:val="Lschteparagraph"/>
        <w:ind w:left="142"/>
        <w:rPr>
          <w:del w:id="297" w:author="PENNING Mireille" w:date="2025-12-03T09:57:00Z"/>
          <w:b/>
          <w:bCs/>
          <w:lang w:val="de-DE"/>
          <w:rPrChange w:id="298" w:author="PENNING Mireille" w:date="2025-12-02T13:15:00Z">
            <w:rPr>
              <w:del w:id="299" w:author="PENNING Mireille" w:date="2025-12-03T09:57:00Z"/>
              <w:b/>
              <w:bCs/>
            </w:rPr>
          </w:rPrChange>
        </w:rPr>
      </w:pPr>
    </w:p>
    <w:p w14:paraId="23751BA7" w14:textId="01CADA72" w:rsidR="00E16E39" w:rsidRPr="00F6485A" w:rsidDel="00610999" w:rsidRDefault="00E16E39" w:rsidP="00E57641">
      <w:pPr>
        <w:pStyle w:val="Lschteparagraph"/>
        <w:ind w:left="142"/>
        <w:rPr>
          <w:del w:id="300" w:author="PENNING Mireille" w:date="2025-12-03T09:57:00Z"/>
          <w:b/>
          <w:bCs/>
          <w:lang w:val="de-DE"/>
          <w:rPrChange w:id="301" w:author="PENNING Mireille" w:date="2025-12-02T13:15:00Z">
            <w:rPr>
              <w:del w:id="302" w:author="PENNING Mireille" w:date="2025-12-03T09:57:00Z"/>
              <w:b/>
              <w:bCs/>
            </w:rPr>
          </w:rPrChange>
        </w:rPr>
      </w:pPr>
    </w:p>
    <w:p w14:paraId="5E2B0202" w14:textId="538B5582" w:rsidR="00D23A39" w:rsidRPr="00F6485A" w:rsidDel="00610999" w:rsidRDefault="00D23A39" w:rsidP="00E57641">
      <w:pPr>
        <w:pStyle w:val="Lschteparagraph"/>
        <w:ind w:left="142"/>
        <w:rPr>
          <w:del w:id="303" w:author="PENNING Mireille" w:date="2025-12-03T09:57:00Z"/>
          <w:b/>
          <w:bCs/>
          <w:lang w:val="de-DE"/>
          <w:rPrChange w:id="304" w:author="PENNING Mireille" w:date="2025-12-02T13:15:00Z">
            <w:rPr>
              <w:del w:id="305" w:author="PENNING Mireille" w:date="2025-12-03T09:57:00Z"/>
              <w:b/>
              <w:bCs/>
            </w:rPr>
          </w:rPrChange>
        </w:rPr>
      </w:pPr>
    </w:p>
    <w:p w14:paraId="235C364B" w14:textId="77777777" w:rsidR="007B58C2" w:rsidRPr="00F6485A" w:rsidDel="00610999" w:rsidRDefault="007B58C2" w:rsidP="00E57641">
      <w:pPr>
        <w:pStyle w:val="Lschteparagraph"/>
        <w:ind w:left="142"/>
        <w:rPr>
          <w:del w:id="306" w:author="PENNING Mireille" w:date="2025-12-03T09:57:00Z"/>
          <w:b/>
          <w:bCs/>
          <w:lang w:val="de-DE"/>
          <w:rPrChange w:id="307" w:author="PENNING Mireille" w:date="2025-12-02T13:15:00Z">
            <w:rPr>
              <w:del w:id="308" w:author="PENNING Mireille" w:date="2025-12-03T09:57:00Z"/>
              <w:b/>
              <w:bCs/>
            </w:rPr>
          </w:rPrChange>
        </w:rPr>
      </w:pPr>
    </w:p>
    <w:p w14:paraId="649D9334" w14:textId="79CADA2A" w:rsidR="002C329B" w:rsidRPr="00F6485A" w:rsidDel="00700320" w:rsidRDefault="001D663F" w:rsidP="004D7688">
      <w:pPr>
        <w:pStyle w:val="Iwwerschrft1"/>
        <w:rPr>
          <w:del w:id="309" w:author="PENNING Mireille" w:date="2025-11-25T15:04:00Z"/>
          <w:sz w:val="30"/>
          <w:szCs w:val="30"/>
          <w:lang w:val="de-DE"/>
          <w:rPrChange w:id="310" w:author="PENNING Mireille" w:date="2025-12-02T13:15:00Z">
            <w:rPr>
              <w:del w:id="311" w:author="PENNING Mireille" w:date="2025-11-25T15:04:00Z"/>
              <w:sz w:val="30"/>
              <w:szCs w:val="30"/>
            </w:rPr>
          </w:rPrChange>
        </w:rPr>
      </w:pPr>
      <w:customXmlDelRangeStart w:id="312" w:author="PENNING Mireille" w:date="2025-11-25T15:04:00Z"/>
      <w:sdt>
        <w:sdtPr>
          <w:rPr>
            <w:lang w:val="de-DE"/>
          </w:rPr>
          <w:id w:val="-10796689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customXmlDelRangeEnd w:id="312"/>
          <w:del w:id="313" w:author="PENNING Mireille" w:date="2025-11-25T15:04:00Z">
            <w:r w:rsidR="00AD12AB" w:rsidRPr="00F6485A" w:rsidDel="00700320">
              <w:rPr>
                <w:rFonts w:ascii="MS Gothic" w:eastAsia="MS Gothic" w:hAnsi="MS Gothic"/>
                <w:lang w:val="de-DE"/>
                <w:rPrChange w:id="314" w:author="PENNING Mireille" w:date="2025-12-02T13:15:00Z">
                  <w:rPr>
                    <w:rFonts w:ascii="MS Gothic" w:eastAsia="MS Gothic" w:hAnsi="MS Gothic"/>
                  </w:rPr>
                </w:rPrChange>
              </w:rPr>
              <w:delText>☐</w:delText>
            </w:r>
          </w:del>
          <w:customXmlDelRangeStart w:id="315" w:author="PENNING Mireille" w:date="2025-11-25T15:04:00Z"/>
        </w:sdtContent>
      </w:sdt>
      <w:customXmlDelRangeEnd w:id="315"/>
      <w:del w:id="316" w:author="PENNING Mireille" w:date="2025-11-25T15:04:00Z">
        <w:r w:rsidR="00A0090C" w:rsidRPr="00F6485A" w:rsidDel="00700320">
          <w:rPr>
            <w:lang w:val="de-DE"/>
            <w:rPrChange w:id="317" w:author="PENNING Mireille" w:date="2025-12-02T13:15:00Z">
              <w:rPr/>
            </w:rPrChange>
          </w:rPr>
          <w:delText xml:space="preserve">   </w:delText>
        </w:r>
        <w:r w:rsidR="0027461C" w:rsidRPr="00F6485A" w:rsidDel="00700320">
          <w:rPr>
            <w:rStyle w:val="Iwwerschrft2Zchn"/>
            <w:sz w:val="28"/>
            <w:szCs w:val="28"/>
            <w:lang w:val="de-DE"/>
            <w:rPrChange w:id="318" w:author="PENNING Mireille" w:date="2025-12-02T13:15:00Z">
              <w:rPr>
                <w:rStyle w:val="Iwwerschrft2Zchn"/>
                <w:sz w:val="28"/>
                <w:szCs w:val="28"/>
              </w:rPr>
            </w:rPrChange>
          </w:rPr>
          <w:delText>Compétences transversales</w:delText>
        </w:r>
      </w:del>
    </w:p>
    <w:p w14:paraId="19624B5F" w14:textId="51BDEEC4" w:rsidR="00700320" w:rsidRPr="000976AC" w:rsidDel="00A473AC" w:rsidRDefault="00700320" w:rsidP="00A473AC">
      <w:pPr>
        <w:rPr>
          <w:del w:id="319" w:author="PENNING Mireille" w:date="2025-12-02T15:44:00Z"/>
          <w:rStyle w:val="Iwwerschrft2Zchn"/>
          <w:sz w:val="28"/>
          <w:szCs w:val="28"/>
          <w:lang w:val="de-DE"/>
          <w:rPrChange w:id="320" w:author="PENNING Mireille" w:date="2025-12-02T15:49:00Z">
            <w:rPr>
              <w:del w:id="321" w:author="PENNING Mireille" w:date="2025-12-02T15:44:00Z"/>
              <w:rStyle w:val="Iwwerschrft2Zchn"/>
              <w:sz w:val="28"/>
              <w:szCs w:val="28"/>
            </w:rPr>
          </w:rPrChange>
        </w:rPr>
      </w:pPr>
    </w:p>
    <w:p w14:paraId="7E7DA7D8" w14:textId="77777777" w:rsidR="00A473AC" w:rsidRPr="00F6485A" w:rsidRDefault="00A473AC" w:rsidP="00E57641">
      <w:pPr>
        <w:rPr>
          <w:ins w:id="322" w:author="PENNING Mireille" w:date="2025-12-02T15:44:00Z"/>
          <w:lang w:val="de-DE"/>
          <w:rPrChange w:id="323" w:author="PENNING Mireille" w:date="2025-12-02T13:15:00Z">
            <w:rPr>
              <w:ins w:id="324" w:author="PENNING Mireille" w:date="2025-12-02T15:44:00Z"/>
            </w:rPr>
          </w:rPrChange>
        </w:rPr>
      </w:pPr>
    </w:p>
    <w:p w14:paraId="460D60AA" w14:textId="2D7E7AFB" w:rsidR="00E57641" w:rsidRDefault="00A473AC">
      <w:pPr>
        <w:rPr>
          <w:ins w:id="325" w:author="PENNING Mireille" w:date="2025-12-03T09:57:00Z"/>
          <w:rStyle w:val="Iwwerschrft2Zchn"/>
          <w:sz w:val="28"/>
          <w:szCs w:val="28"/>
        </w:rPr>
      </w:pPr>
      <w:ins w:id="326" w:author="PENNING Mireille" w:date="2025-12-02T15:44:00Z">
        <w:r w:rsidRPr="000976AC">
          <w:rPr>
            <w:rStyle w:val="Iwwerschrft2Zchn"/>
            <w:sz w:val="28"/>
            <w:szCs w:val="28"/>
            <w:lang w:val="de-DE"/>
            <w:rPrChange w:id="327" w:author="PENNING Mireille" w:date="2025-12-02T15:49:00Z">
              <w:rPr>
                <w:rStyle w:val="Iwwerschrft2Zchn"/>
                <w:sz w:val="28"/>
                <w:szCs w:val="28"/>
              </w:rPr>
            </w:rPrChange>
          </w:rPr>
          <w:t xml:space="preserve">  </w:t>
        </w:r>
      </w:ins>
      <w:ins w:id="328" w:author="PENNING Mireille" w:date="2025-11-25T15:06:00Z">
        <w:r w:rsidR="00700320" w:rsidRPr="00A473AC">
          <w:rPr>
            <w:rStyle w:val="Iwwerschrft2Zchn"/>
            <w:sz w:val="28"/>
            <w:szCs w:val="28"/>
          </w:rPr>
          <w:t>Compétences transversales</w:t>
        </w:r>
      </w:ins>
    </w:p>
    <w:p w14:paraId="6840BE88" w14:textId="77777777" w:rsidR="00610999" w:rsidRPr="00A473AC" w:rsidRDefault="00610999">
      <w:pPr>
        <w:rPr>
          <w:b/>
          <w:bCs/>
        </w:rPr>
        <w:pPrChange w:id="329" w:author="PENNING Mireille" w:date="2025-12-02T15:44:00Z">
          <w:pPr>
            <w:pStyle w:val="Lschteparagraph"/>
            <w:ind w:left="142"/>
          </w:pPr>
        </w:pPrChange>
      </w:pPr>
    </w:p>
    <w:tbl>
      <w:tblPr>
        <w:tblStyle w:val="TabellGrille"/>
        <w:tblW w:w="9214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4536"/>
        <w:gridCol w:w="4678"/>
      </w:tblGrid>
      <w:tr w:rsidR="007C4D1A" w14:paraId="5461AE4F" w14:textId="77777777" w:rsidTr="00F437D1">
        <w:trPr>
          <w:trHeight w:val="653"/>
        </w:trPr>
        <w:tc>
          <w:tcPr>
            <w:tcW w:w="4536" w:type="dxa"/>
            <w:shd w:val="clear" w:color="auto" w:fill="D9D9D9" w:themeFill="background1" w:themeFillShade="D9"/>
            <w:vAlign w:val="center"/>
          </w:tcPr>
          <w:p w14:paraId="003F591D" w14:textId="77777777" w:rsidR="007C4D1A" w:rsidRDefault="007C4D1A" w:rsidP="00F437D1">
            <w:pPr>
              <w:rPr>
                <w:b/>
                <w:bCs/>
              </w:rPr>
            </w:pPr>
            <w:r>
              <w:rPr>
                <w:b/>
                <w:bCs/>
              </w:rPr>
              <w:t>Domaine(s)</w:t>
            </w:r>
          </w:p>
        </w:tc>
        <w:tc>
          <w:tcPr>
            <w:tcW w:w="4678" w:type="dxa"/>
            <w:shd w:val="clear" w:color="auto" w:fill="D9D9D9" w:themeFill="background1" w:themeFillShade="D9"/>
            <w:vAlign w:val="center"/>
          </w:tcPr>
          <w:p w14:paraId="194A59BF" w14:textId="1A7CA4F9" w:rsidR="007C4D1A" w:rsidRDefault="00D23A39" w:rsidP="00F437D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Compétences actuelles </w:t>
            </w:r>
          </w:p>
        </w:tc>
      </w:tr>
      <w:tr w:rsidR="007C4D1A" w14:paraId="1267879D" w14:textId="77777777" w:rsidTr="00F437D1">
        <w:tc>
          <w:tcPr>
            <w:tcW w:w="4536" w:type="dxa"/>
            <w:vAlign w:val="center"/>
          </w:tcPr>
          <w:p w14:paraId="4268DE34" w14:textId="77777777" w:rsidR="007C4D1A" w:rsidRDefault="007C4D1A" w:rsidP="00F437D1"/>
          <w:p w14:paraId="4C214436" w14:textId="6FE53563" w:rsidR="007C4D1A" w:rsidRDefault="00A632A6" w:rsidP="00F437D1">
            <w:del w:id="330" w:author="PENNING Mireille" w:date="2025-11-25T14:53:00Z">
              <w:r w:rsidRPr="00A632A6" w:rsidDel="00BF409B">
                <w:rPr>
                  <w:noProof/>
                </w:rPr>
                <w:drawing>
                  <wp:anchor distT="0" distB="0" distL="114300" distR="114300" simplePos="0" relativeHeight="251959296" behindDoc="0" locked="0" layoutInCell="1" allowOverlap="1" wp14:anchorId="0740D3A0" wp14:editId="6C215BE6">
                    <wp:simplePos x="0" y="0"/>
                    <wp:positionH relativeFrom="column">
                      <wp:posOffset>14927</wp:posOffset>
                    </wp:positionH>
                    <wp:positionV relativeFrom="paragraph">
                      <wp:posOffset>79375</wp:posOffset>
                    </wp:positionV>
                    <wp:extent cx="161925" cy="142875"/>
                    <wp:effectExtent l="0" t="0" r="9525" b="9525"/>
                    <wp:wrapNone/>
                    <wp:docPr id="54" name="Picture 5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"/>
                            <pic:cNvPicPr/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61925" cy="142875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anchor>
                </w:drawing>
              </w:r>
              <w:r w:rsidR="00AC537C" w:rsidRPr="00AC537C" w:rsidDel="00BF409B">
                <w:rPr>
                  <w:noProof/>
                </w:rPr>
                <w:drawing>
                  <wp:inline distT="0" distB="0" distL="0" distR="0" wp14:anchorId="0137D058" wp14:editId="6AED2713">
                    <wp:extent cx="1457528" cy="295316"/>
                    <wp:effectExtent l="0" t="0" r="9525" b="9525"/>
                    <wp:docPr id="52" name="Picture 5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"/>
                            <pic:cNvPicPr/>
                          </pic:nvPicPr>
                          <pic:blipFill>
                            <a:blip r:embed="rId1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457528" cy="295316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del>
            <w:ins w:id="331" w:author="PENNING Mireille" w:date="2025-11-25T14:53:00Z">
              <w:r w:rsidR="00BF409B">
                <w:rPr>
                  <w:noProof/>
                </w:rPr>
                <w:t>Comportement</w:t>
              </w:r>
            </w:ins>
            <w:del w:id="332" w:author="PENNING Mireille" w:date="2025-11-25T14:53:00Z">
              <w:r w:rsidDel="00BF409B">
                <w:rPr>
                  <w:noProof/>
                </w:rPr>
                <w:delText xml:space="preserve"> </w:delText>
              </w:r>
            </w:del>
          </w:p>
          <w:p w14:paraId="3342A4DC" w14:textId="77777777" w:rsidR="007C4D1A" w:rsidRPr="002B1E79" w:rsidRDefault="007C4D1A" w:rsidP="00F437D1"/>
        </w:tc>
        <w:tc>
          <w:tcPr>
            <w:tcW w:w="4678" w:type="dxa"/>
            <w:vAlign w:val="center"/>
          </w:tcPr>
          <w:p w14:paraId="28E112DD" w14:textId="18CD9EA0" w:rsidR="00911F96" w:rsidRDefault="00911F96" w:rsidP="00F437D1">
            <w:pPr>
              <w:rPr>
                <w:ins w:id="333" w:author="PENNING Mireille" w:date="2025-12-02T15:37:00Z"/>
                <w:color w:val="FF0000"/>
              </w:rPr>
            </w:pPr>
            <w:ins w:id="334" w:author="PENNING Mireille" w:date="2025-12-02T15:37:00Z">
              <w:r>
                <w:rPr>
                  <w:color w:val="FF0000"/>
                </w:rPr>
                <w:t>(</w:t>
              </w:r>
              <w:proofErr w:type="spellStart"/>
              <w:r>
                <w:rPr>
                  <w:color w:val="FF0000"/>
                </w:rPr>
                <w:t>Grobziele</w:t>
              </w:r>
              <w:proofErr w:type="spellEnd"/>
            </w:ins>
          </w:p>
          <w:p w14:paraId="1EBB4C36" w14:textId="234B1866" w:rsidR="007C4D1A" w:rsidRPr="00AD12AB" w:rsidRDefault="00AD12AB" w:rsidP="00F437D1">
            <w:pPr>
              <w:rPr>
                <w:color w:val="FF0000"/>
                <w:rPrChange w:id="335" w:author="PENNING Mireille" w:date="2025-11-25T14:57:00Z">
                  <w:rPr>
                    <w:b/>
                    <w:bCs/>
                  </w:rPr>
                </w:rPrChange>
              </w:rPr>
            </w:pPr>
            <w:proofErr w:type="spellStart"/>
            <w:proofErr w:type="gramStart"/>
            <w:ins w:id="336" w:author="PENNING Mireille" w:date="2025-11-25T14:57:00Z">
              <w:r w:rsidRPr="00AD12AB">
                <w:rPr>
                  <w:color w:val="FF0000"/>
                  <w:rPrChange w:id="337" w:author="PENNING Mireille" w:date="2025-11-25T14:57:00Z">
                    <w:rPr>
                      <w:b/>
                      <w:bCs/>
                    </w:rPr>
                  </w:rPrChange>
                </w:rPr>
                <w:t>p.ex</w:t>
              </w:r>
              <w:proofErr w:type="spellEnd"/>
              <w:proofErr w:type="gramEnd"/>
              <w:r w:rsidRPr="00AD12AB">
                <w:rPr>
                  <w:color w:val="FF0000"/>
                  <w:rPrChange w:id="338" w:author="PENNING Mireille" w:date="2025-11-25T14:57:00Z">
                    <w:rPr>
                      <w:b/>
                      <w:bCs/>
                    </w:rPr>
                  </w:rPrChange>
                </w:rPr>
                <w:t xml:space="preserve"> COMP-10 : attendre</w:t>
              </w:r>
            </w:ins>
            <w:ins w:id="339" w:author="PENNING Mireille" w:date="2025-12-02T15:37:00Z">
              <w:r w:rsidR="00911F96">
                <w:rPr>
                  <w:color w:val="FF0000"/>
                </w:rPr>
                <w:t>)</w:t>
              </w:r>
            </w:ins>
          </w:p>
        </w:tc>
      </w:tr>
      <w:tr w:rsidR="007C4D1A" w14:paraId="7668BB43" w14:textId="77777777" w:rsidTr="00F437D1">
        <w:trPr>
          <w:trHeight w:val="607"/>
        </w:trPr>
        <w:tc>
          <w:tcPr>
            <w:tcW w:w="9214" w:type="dxa"/>
            <w:gridSpan w:val="2"/>
            <w:shd w:val="clear" w:color="auto" w:fill="D9D9D9" w:themeFill="background1" w:themeFillShade="D9"/>
            <w:vAlign w:val="center"/>
          </w:tcPr>
          <w:p w14:paraId="28CA5D44" w14:textId="26309BAB" w:rsidR="007C4D1A" w:rsidRPr="0035312A" w:rsidRDefault="007C4D1A" w:rsidP="00F437D1">
            <w:pPr>
              <w:rPr>
                <w:b/>
                <w:bCs/>
              </w:rPr>
            </w:pPr>
            <w:r w:rsidRPr="0035312A">
              <w:rPr>
                <w:b/>
                <w:bCs/>
              </w:rPr>
              <w:t>Objectif(s)</w:t>
            </w:r>
          </w:p>
        </w:tc>
      </w:tr>
      <w:tr w:rsidR="007C4D1A" w14:paraId="2CE73F96" w14:textId="77777777" w:rsidTr="00F437D1">
        <w:trPr>
          <w:trHeight w:val="894"/>
        </w:trPr>
        <w:tc>
          <w:tcPr>
            <w:tcW w:w="9214" w:type="dxa"/>
            <w:gridSpan w:val="2"/>
            <w:vAlign w:val="center"/>
          </w:tcPr>
          <w:p w14:paraId="2AE4F712" w14:textId="527CCCE7" w:rsidR="007C4D1A" w:rsidRDefault="00AD12AB" w:rsidP="00F437D1">
            <w:pPr>
              <w:rPr>
                <w:b/>
                <w:bCs/>
              </w:rPr>
            </w:pPr>
            <w:ins w:id="340" w:author="PENNING Mireille" w:date="2025-11-25T14:57:00Z">
              <w:r w:rsidRPr="00A92E98">
                <w:rPr>
                  <w:color w:val="FF0000"/>
                </w:rPr>
                <w:t>(</w:t>
              </w:r>
            </w:ins>
            <w:proofErr w:type="spellStart"/>
            <w:ins w:id="341" w:author="PENNING Mireille" w:date="2025-12-02T15:37:00Z">
              <w:r w:rsidR="00911F96">
                <w:rPr>
                  <w:color w:val="FF0000"/>
                </w:rPr>
                <w:t>Feinziel</w:t>
              </w:r>
              <w:proofErr w:type="spellEnd"/>
              <w:r w:rsidR="00911F96">
                <w:rPr>
                  <w:color w:val="FF0000"/>
                </w:rPr>
                <w:t xml:space="preserve">, </w:t>
              </w:r>
            </w:ins>
            <w:ins w:id="342" w:author="PENNING Mireille" w:date="2025-11-25T14:57:00Z">
              <w:r w:rsidRPr="00A92E98">
                <w:rPr>
                  <w:color w:val="FF0000"/>
                </w:rPr>
                <w:t>formulation de l’objectif pour l’élève)</w:t>
              </w:r>
            </w:ins>
          </w:p>
        </w:tc>
      </w:tr>
      <w:tr w:rsidR="007C4D1A" w14:paraId="30E23068" w14:textId="77777777" w:rsidTr="00F437D1">
        <w:trPr>
          <w:trHeight w:val="607"/>
        </w:trPr>
        <w:tc>
          <w:tcPr>
            <w:tcW w:w="9214" w:type="dxa"/>
            <w:gridSpan w:val="2"/>
            <w:shd w:val="clear" w:color="auto" w:fill="D9D9D9" w:themeFill="background1" w:themeFillShade="D9"/>
            <w:vAlign w:val="center"/>
          </w:tcPr>
          <w:p w14:paraId="3E7F335C" w14:textId="77777777" w:rsidR="007C4D1A" w:rsidRDefault="007C4D1A" w:rsidP="00F437D1">
            <w:pPr>
              <w:rPr>
                <w:b/>
                <w:bCs/>
              </w:rPr>
            </w:pPr>
            <w:r w:rsidRPr="0035312A">
              <w:rPr>
                <w:b/>
                <w:bCs/>
              </w:rPr>
              <w:t>Méthode(s)</w:t>
            </w:r>
            <w:r>
              <w:rPr>
                <w:b/>
                <w:bCs/>
              </w:rPr>
              <w:t xml:space="preserve"> et stratégie(s)</w:t>
            </w:r>
          </w:p>
        </w:tc>
      </w:tr>
      <w:tr w:rsidR="007C4D1A" w14:paraId="5A261D83" w14:textId="77777777" w:rsidTr="00F437D1">
        <w:trPr>
          <w:trHeight w:val="730"/>
        </w:trPr>
        <w:tc>
          <w:tcPr>
            <w:tcW w:w="9214" w:type="dxa"/>
            <w:gridSpan w:val="2"/>
            <w:shd w:val="clear" w:color="auto" w:fill="auto"/>
            <w:vAlign w:val="center"/>
          </w:tcPr>
          <w:p w14:paraId="7067D368" w14:textId="0DE0D174" w:rsidR="007C4D1A" w:rsidRPr="00AD12AB" w:rsidRDefault="00AD12AB" w:rsidP="00F437D1">
            <w:pPr>
              <w:rPr>
                <w:rPrChange w:id="343" w:author="PENNING Mireille" w:date="2025-11-25T14:58:00Z">
                  <w:rPr>
                    <w:b/>
                    <w:bCs/>
                  </w:rPr>
                </w:rPrChange>
              </w:rPr>
            </w:pPr>
            <w:ins w:id="344" w:author="PENNING Mireille" w:date="2025-11-25T14:58:00Z">
              <w:r w:rsidRPr="00AD12AB">
                <w:rPr>
                  <w:color w:val="FF0000"/>
                  <w:rPrChange w:id="345" w:author="PENNING Mireille" w:date="2025-11-25T14:58:00Z">
                    <w:rPr>
                      <w:b/>
                      <w:bCs/>
                    </w:rPr>
                  </w:rPrChange>
                </w:rPr>
                <w:t>(</w:t>
              </w:r>
              <w:proofErr w:type="gramStart"/>
              <w:r w:rsidRPr="00AD12AB">
                <w:rPr>
                  <w:color w:val="FF0000"/>
                  <w:rPrChange w:id="346" w:author="PENNING Mireille" w:date="2025-11-25T14:58:00Z">
                    <w:rPr>
                      <w:b/>
                      <w:bCs/>
                    </w:rPr>
                  </w:rPrChange>
                </w:rPr>
                <w:t>mise</w:t>
              </w:r>
              <w:proofErr w:type="gramEnd"/>
              <w:r w:rsidRPr="00AD12AB">
                <w:rPr>
                  <w:color w:val="FF0000"/>
                  <w:rPrChange w:id="347" w:author="PENNING Mireille" w:date="2025-11-25T14:58:00Z">
                    <w:rPr>
                      <w:b/>
                      <w:bCs/>
                    </w:rPr>
                  </w:rPrChange>
                </w:rPr>
                <w:t xml:space="preserve"> en œuvre CDSE)</w:t>
              </w:r>
            </w:ins>
          </w:p>
        </w:tc>
      </w:tr>
      <w:tr w:rsidR="007C4D1A" w14:paraId="5961A086" w14:textId="77777777" w:rsidTr="00F437D1">
        <w:trPr>
          <w:trHeight w:val="709"/>
        </w:trPr>
        <w:tc>
          <w:tcPr>
            <w:tcW w:w="9214" w:type="dxa"/>
            <w:gridSpan w:val="2"/>
            <w:shd w:val="clear" w:color="auto" w:fill="D9D9D9" w:themeFill="background1" w:themeFillShade="D9"/>
            <w:vAlign w:val="center"/>
          </w:tcPr>
          <w:p w14:paraId="0347179D" w14:textId="77777777" w:rsidR="007C4D1A" w:rsidRDefault="007C4D1A" w:rsidP="00F437D1">
            <w:pPr>
              <w:rPr>
                <w:b/>
                <w:bCs/>
              </w:rPr>
            </w:pPr>
            <w:r>
              <w:rPr>
                <w:b/>
                <w:bCs/>
              </w:rPr>
              <w:t>Observation(s) et adaptation(s)</w:t>
            </w:r>
          </w:p>
        </w:tc>
      </w:tr>
      <w:tr w:rsidR="007C4D1A" w14:paraId="7D008CA8" w14:textId="77777777" w:rsidTr="004D00B9">
        <w:trPr>
          <w:trHeight w:val="826"/>
        </w:trPr>
        <w:tc>
          <w:tcPr>
            <w:tcW w:w="9214" w:type="dxa"/>
            <w:gridSpan w:val="2"/>
          </w:tcPr>
          <w:p w14:paraId="79FE26A6" w14:textId="77777777" w:rsidR="00AD12AB" w:rsidRDefault="00AD12AB" w:rsidP="004D00B9">
            <w:pPr>
              <w:rPr>
                <w:ins w:id="348" w:author="PENNING Mireille" w:date="2025-11-25T14:58:00Z"/>
                <w:b/>
                <w:bCs/>
              </w:rPr>
            </w:pPr>
          </w:p>
          <w:p w14:paraId="11582142" w14:textId="5E839BD5" w:rsidR="007C4D1A" w:rsidRPr="00AD12AB" w:rsidRDefault="00AD12AB" w:rsidP="004D00B9">
            <w:pPr>
              <w:rPr>
                <w:rPrChange w:id="349" w:author="PENNING Mireille" w:date="2025-11-25T14:58:00Z">
                  <w:rPr>
                    <w:b/>
                    <w:bCs/>
                  </w:rPr>
                </w:rPrChange>
              </w:rPr>
            </w:pPr>
            <w:ins w:id="350" w:author="PENNING Mireille" w:date="2025-11-25T14:58:00Z">
              <w:r w:rsidRPr="00AD12AB">
                <w:rPr>
                  <w:color w:val="FF0000"/>
                  <w:rPrChange w:id="351" w:author="PENNING Mireille" w:date="2025-11-25T14:59:00Z">
                    <w:rPr>
                      <w:b/>
                      <w:bCs/>
                    </w:rPr>
                  </w:rPrChange>
                </w:rPr>
                <w:t>(</w:t>
              </w:r>
              <w:proofErr w:type="gramStart"/>
              <w:r w:rsidRPr="00AD12AB">
                <w:rPr>
                  <w:color w:val="FF0000"/>
                  <w:rPrChange w:id="352" w:author="PENNING Mireille" w:date="2025-11-25T14:59:00Z">
                    <w:rPr>
                      <w:b/>
                      <w:bCs/>
                    </w:rPr>
                  </w:rPrChange>
                </w:rPr>
                <w:t>mise</w:t>
              </w:r>
              <w:proofErr w:type="gramEnd"/>
              <w:r w:rsidRPr="00AD12AB">
                <w:rPr>
                  <w:color w:val="FF0000"/>
                  <w:rPrChange w:id="353" w:author="PENNING Mireille" w:date="2025-11-25T14:59:00Z">
                    <w:rPr>
                      <w:b/>
                      <w:bCs/>
                    </w:rPr>
                  </w:rPrChange>
                </w:rPr>
                <w:t xml:space="preserve"> en œuvre titulaire/autres intervenants)</w:t>
              </w:r>
            </w:ins>
          </w:p>
        </w:tc>
      </w:tr>
    </w:tbl>
    <w:p w14:paraId="133CA162" w14:textId="77777777" w:rsidR="00AD12AB" w:rsidRDefault="00AD12AB" w:rsidP="00E57641">
      <w:pPr>
        <w:rPr>
          <w:ins w:id="354" w:author="PENNING Mireille" w:date="2025-11-25T14:54:00Z"/>
        </w:rPr>
      </w:pPr>
    </w:p>
    <w:p w14:paraId="496B1E84" w14:textId="77777777" w:rsidR="00610999" w:rsidRDefault="00610999">
      <w:pPr>
        <w:rPr>
          <w:ins w:id="355" w:author="PENNING Mireille" w:date="2025-12-03T09:57:00Z"/>
        </w:rPr>
      </w:pPr>
      <w:ins w:id="356" w:author="PENNING Mireille" w:date="2025-12-03T09:57:00Z">
        <w:r>
          <w:br w:type="page"/>
        </w:r>
      </w:ins>
    </w:p>
    <w:p w14:paraId="77DAD5C1" w14:textId="3065B8B1" w:rsidR="00E57641" w:rsidRDefault="00E16E39" w:rsidP="00E57641">
      <w:del w:id="357" w:author="PENNING Mireille" w:date="2025-11-25T14:54:00Z">
        <w:r w:rsidRPr="00DE75DC" w:rsidDel="00BF409B">
          <w:rPr>
            <w:rFonts w:ascii="Plus Jakarta Sans" w:hAnsi="Plus Jakarta Sans"/>
            <w:noProof/>
          </w:rPr>
          <w:lastRenderedPageBreak/>
          <w:drawing>
            <wp:inline distT="0" distB="0" distL="0" distR="0" wp14:anchorId="65216913" wp14:editId="3003AAB0">
              <wp:extent cx="190527" cy="190527"/>
              <wp:effectExtent l="0" t="0" r="0" b="0"/>
              <wp:docPr id="5" name="Picture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27" cy="19052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tbl>
      <w:tblPr>
        <w:tblStyle w:val="TabellGrille"/>
        <w:tblW w:w="9214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4536"/>
        <w:gridCol w:w="4678"/>
      </w:tblGrid>
      <w:tr w:rsidR="00BF409B" w14:paraId="2CB8E60C" w14:textId="77777777" w:rsidTr="00A92E98">
        <w:trPr>
          <w:trHeight w:val="653"/>
          <w:ins w:id="358" w:author="PENNING Mireille" w:date="2025-11-25T14:54:00Z"/>
        </w:trPr>
        <w:tc>
          <w:tcPr>
            <w:tcW w:w="4536" w:type="dxa"/>
            <w:shd w:val="clear" w:color="auto" w:fill="D9D9D9" w:themeFill="background1" w:themeFillShade="D9"/>
            <w:vAlign w:val="center"/>
          </w:tcPr>
          <w:p w14:paraId="17B7E11B" w14:textId="77777777" w:rsidR="00BF409B" w:rsidRDefault="00BF409B" w:rsidP="00A92E98">
            <w:pPr>
              <w:rPr>
                <w:ins w:id="359" w:author="PENNING Mireille" w:date="2025-11-25T14:54:00Z"/>
                <w:b/>
                <w:bCs/>
              </w:rPr>
            </w:pPr>
            <w:ins w:id="360" w:author="PENNING Mireille" w:date="2025-11-25T14:54:00Z">
              <w:r>
                <w:rPr>
                  <w:b/>
                  <w:bCs/>
                </w:rPr>
                <w:t>Domaine(s)</w:t>
              </w:r>
            </w:ins>
          </w:p>
        </w:tc>
        <w:tc>
          <w:tcPr>
            <w:tcW w:w="4678" w:type="dxa"/>
            <w:shd w:val="clear" w:color="auto" w:fill="D9D9D9" w:themeFill="background1" w:themeFillShade="D9"/>
            <w:vAlign w:val="center"/>
          </w:tcPr>
          <w:p w14:paraId="04438102" w14:textId="77777777" w:rsidR="00BF409B" w:rsidRDefault="00BF409B" w:rsidP="00A92E98">
            <w:pPr>
              <w:rPr>
                <w:ins w:id="361" w:author="PENNING Mireille" w:date="2025-11-25T14:54:00Z"/>
                <w:b/>
                <w:bCs/>
              </w:rPr>
            </w:pPr>
            <w:ins w:id="362" w:author="PENNING Mireille" w:date="2025-11-25T14:54:00Z">
              <w:r>
                <w:rPr>
                  <w:b/>
                  <w:bCs/>
                </w:rPr>
                <w:t xml:space="preserve">Compétences actuelles </w:t>
              </w:r>
            </w:ins>
          </w:p>
        </w:tc>
      </w:tr>
      <w:tr w:rsidR="00BF409B" w14:paraId="736DC51A" w14:textId="77777777" w:rsidTr="00A92E98">
        <w:trPr>
          <w:ins w:id="363" w:author="PENNING Mireille" w:date="2025-11-25T14:54:00Z"/>
        </w:trPr>
        <w:tc>
          <w:tcPr>
            <w:tcW w:w="4536" w:type="dxa"/>
            <w:vAlign w:val="center"/>
          </w:tcPr>
          <w:p w14:paraId="4C5E164D" w14:textId="77777777" w:rsidR="00BF409B" w:rsidRDefault="00BF409B" w:rsidP="00A92E98">
            <w:pPr>
              <w:rPr>
                <w:ins w:id="364" w:author="PENNING Mireille" w:date="2025-11-25T14:54:00Z"/>
              </w:rPr>
            </w:pPr>
          </w:p>
          <w:p w14:paraId="508A6DCD" w14:textId="5EBF8A57" w:rsidR="00BF409B" w:rsidRDefault="00BF409B" w:rsidP="00A92E98">
            <w:pPr>
              <w:rPr>
                <w:ins w:id="365" w:author="PENNING Mireille" w:date="2025-11-25T14:54:00Z"/>
              </w:rPr>
            </w:pPr>
            <w:ins w:id="366" w:author="PENNING Mireille" w:date="2025-11-25T14:54:00Z">
              <w:r>
                <w:rPr>
                  <w:noProof/>
                </w:rPr>
                <w:t>C</w:t>
              </w:r>
              <w:r w:rsidR="00AD12AB">
                <w:rPr>
                  <w:noProof/>
                </w:rPr>
                <w:t>ommunication</w:t>
              </w:r>
            </w:ins>
          </w:p>
          <w:p w14:paraId="69A3258A" w14:textId="77777777" w:rsidR="00BF409B" w:rsidRPr="002B1E79" w:rsidRDefault="00BF409B" w:rsidP="00A92E98">
            <w:pPr>
              <w:rPr>
                <w:ins w:id="367" w:author="PENNING Mireille" w:date="2025-11-25T14:54:00Z"/>
              </w:rPr>
            </w:pPr>
          </w:p>
        </w:tc>
        <w:tc>
          <w:tcPr>
            <w:tcW w:w="4678" w:type="dxa"/>
            <w:vAlign w:val="center"/>
          </w:tcPr>
          <w:p w14:paraId="32E417B2" w14:textId="77777777" w:rsidR="00BF409B" w:rsidRDefault="00BF409B" w:rsidP="00A92E98">
            <w:pPr>
              <w:rPr>
                <w:ins w:id="368" w:author="PENNING Mireille" w:date="2025-11-25T14:54:00Z"/>
                <w:b/>
                <w:bCs/>
              </w:rPr>
            </w:pPr>
          </w:p>
        </w:tc>
      </w:tr>
      <w:tr w:rsidR="00BF409B" w14:paraId="189713AD" w14:textId="77777777" w:rsidTr="00A92E98">
        <w:trPr>
          <w:trHeight w:val="607"/>
          <w:ins w:id="369" w:author="PENNING Mireille" w:date="2025-11-25T14:54:00Z"/>
        </w:trPr>
        <w:tc>
          <w:tcPr>
            <w:tcW w:w="9214" w:type="dxa"/>
            <w:gridSpan w:val="2"/>
            <w:shd w:val="clear" w:color="auto" w:fill="D9D9D9" w:themeFill="background1" w:themeFillShade="D9"/>
            <w:vAlign w:val="center"/>
          </w:tcPr>
          <w:p w14:paraId="552F748C" w14:textId="77777777" w:rsidR="00BF409B" w:rsidRPr="0035312A" w:rsidRDefault="00BF409B" w:rsidP="00A92E98">
            <w:pPr>
              <w:rPr>
                <w:ins w:id="370" w:author="PENNING Mireille" w:date="2025-11-25T14:54:00Z"/>
                <w:b/>
                <w:bCs/>
              </w:rPr>
            </w:pPr>
            <w:ins w:id="371" w:author="PENNING Mireille" w:date="2025-11-25T14:54:00Z">
              <w:r w:rsidRPr="0035312A">
                <w:rPr>
                  <w:b/>
                  <w:bCs/>
                </w:rPr>
                <w:t>Objectif(s)</w:t>
              </w:r>
            </w:ins>
          </w:p>
        </w:tc>
      </w:tr>
      <w:tr w:rsidR="00BF409B" w14:paraId="398BE10E" w14:textId="77777777" w:rsidTr="00A92E98">
        <w:trPr>
          <w:trHeight w:val="894"/>
          <w:ins w:id="372" w:author="PENNING Mireille" w:date="2025-11-25T14:54:00Z"/>
        </w:trPr>
        <w:tc>
          <w:tcPr>
            <w:tcW w:w="9214" w:type="dxa"/>
            <w:gridSpan w:val="2"/>
            <w:vAlign w:val="center"/>
          </w:tcPr>
          <w:p w14:paraId="76DA8E24" w14:textId="77777777" w:rsidR="00BF409B" w:rsidRDefault="00BF409B" w:rsidP="00A92E98">
            <w:pPr>
              <w:rPr>
                <w:ins w:id="373" w:author="PENNING Mireille" w:date="2025-11-25T14:54:00Z"/>
                <w:b/>
                <w:bCs/>
              </w:rPr>
            </w:pPr>
          </w:p>
        </w:tc>
      </w:tr>
      <w:tr w:rsidR="00BF409B" w14:paraId="7BB71A8A" w14:textId="77777777" w:rsidTr="00A92E98">
        <w:trPr>
          <w:trHeight w:val="607"/>
          <w:ins w:id="374" w:author="PENNING Mireille" w:date="2025-11-25T14:54:00Z"/>
        </w:trPr>
        <w:tc>
          <w:tcPr>
            <w:tcW w:w="9214" w:type="dxa"/>
            <w:gridSpan w:val="2"/>
            <w:shd w:val="clear" w:color="auto" w:fill="D9D9D9" w:themeFill="background1" w:themeFillShade="D9"/>
            <w:vAlign w:val="center"/>
          </w:tcPr>
          <w:p w14:paraId="4645B82B" w14:textId="77777777" w:rsidR="00BF409B" w:rsidRDefault="00BF409B" w:rsidP="00A92E98">
            <w:pPr>
              <w:rPr>
                <w:ins w:id="375" w:author="PENNING Mireille" w:date="2025-11-25T14:54:00Z"/>
                <w:b/>
                <w:bCs/>
              </w:rPr>
            </w:pPr>
            <w:ins w:id="376" w:author="PENNING Mireille" w:date="2025-11-25T14:54:00Z">
              <w:r w:rsidRPr="0035312A">
                <w:rPr>
                  <w:b/>
                  <w:bCs/>
                </w:rPr>
                <w:t>Méthode(s)</w:t>
              </w:r>
              <w:r>
                <w:rPr>
                  <w:b/>
                  <w:bCs/>
                </w:rPr>
                <w:t xml:space="preserve"> et stratégie(s)</w:t>
              </w:r>
            </w:ins>
          </w:p>
        </w:tc>
      </w:tr>
      <w:tr w:rsidR="00BF409B" w14:paraId="2E1C499C" w14:textId="77777777" w:rsidTr="00A92E98">
        <w:trPr>
          <w:trHeight w:val="730"/>
          <w:ins w:id="377" w:author="PENNING Mireille" w:date="2025-11-25T14:54:00Z"/>
        </w:trPr>
        <w:tc>
          <w:tcPr>
            <w:tcW w:w="9214" w:type="dxa"/>
            <w:gridSpan w:val="2"/>
            <w:shd w:val="clear" w:color="auto" w:fill="auto"/>
            <w:vAlign w:val="center"/>
          </w:tcPr>
          <w:p w14:paraId="3A8226EE" w14:textId="77777777" w:rsidR="00BF409B" w:rsidRDefault="00BF409B" w:rsidP="00A92E98">
            <w:pPr>
              <w:rPr>
                <w:ins w:id="378" w:author="PENNING Mireille" w:date="2025-11-25T14:54:00Z"/>
                <w:b/>
                <w:bCs/>
              </w:rPr>
            </w:pPr>
          </w:p>
        </w:tc>
      </w:tr>
      <w:tr w:rsidR="00BF409B" w14:paraId="635F0903" w14:textId="77777777" w:rsidTr="00A92E98">
        <w:trPr>
          <w:trHeight w:val="709"/>
          <w:ins w:id="379" w:author="PENNING Mireille" w:date="2025-11-25T14:54:00Z"/>
        </w:trPr>
        <w:tc>
          <w:tcPr>
            <w:tcW w:w="9214" w:type="dxa"/>
            <w:gridSpan w:val="2"/>
            <w:shd w:val="clear" w:color="auto" w:fill="D9D9D9" w:themeFill="background1" w:themeFillShade="D9"/>
            <w:vAlign w:val="center"/>
          </w:tcPr>
          <w:p w14:paraId="0E40B4A6" w14:textId="77777777" w:rsidR="00BF409B" w:rsidRDefault="00BF409B" w:rsidP="00A92E98">
            <w:pPr>
              <w:rPr>
                <w:ins w:id="380" w:author="PENNING Mireille" w:date="2025-11-25T14:54:00Z"/>
                <w:b/>
                <w:bCs/>
              </w:rPr>
            </w:pPr>
            <w:ins w:id="381" w:author="PENNING Mireille" w:date="2025-11-25T14:54:00Z">
              <w:r>
                <w:rPr>
                  <w:b/>
                  <w:bCs/>
                </w:rPr>
                <w:t>Observation(s) et adaptation(s)</w:t>
              </w:r>
            </w:ins>
          </w:p>
        </w:tc>
      </w:tr>
      <w:tr w:rsidR="00BF409B" w14:paraId="51CEE3C2" w14:textId="77777777" w:rsidTr="00A92E98">
        <w:trPr>
          <w:trHeight w:val="826"/>
          <w:ins w:id="382" w:author="PENNING Mireille" w:date="2025-11-25T14:54:00Z"/>
        </w:trPr>
        <w:tc>
          <w:tcPr>
            <w:tcW w:w="9214" w:type="dxa"/>
            <w:gridSpan w:val="2"/>
          </w:tcPr>
          <w:p w14:paraId="4FE9A795" w14:textId="77777777" w:rsidR="00BF409B" w:rsidRDefault="00BF409B" w:rsidP="00A92E98">
            <w:pPr>
              <w:rPr>
                <w:ins w:id="383" w:author="PENNING Mireille" w:date="2025-11-25T14:54:00Z"/>
                <w:b/>
                <w:bCs/>
              </w:rPr>
            </w:pPr>
          </w:p>
        </w:tc>
      </w:tr>
    </w:tbl>
    <w:p w14:paraId="19089119" w14:textId="27490D64" w:rsidR="00E57641" w:rsidRDefault="00E57641" w:rsidP="004D7688">
      <w:pPr>
        <w:rPr>
          <w:b/>
          <w:bCs/>
        </w:rPr>
      </w:pPr>
    </w:p>
    <w:tbl>
      <w:tblPr>
        <w:tblStyle w:val="TabellGrille"/>
        <w:tblW w:w="9214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4536"/>
        <w:gridCol w:w="4678"/>
      </w:tblGrid>
      <w:tr w:rsidR="00AD12AB" w14:paraId="23978916" w14:textId="77777777" w:rsidTr="00A92E98">
        <w:trPr>
          <w:trHeight w:val="653"/>
          <w:ins w:id="384" w:author="PENNING Mireille" w:date="2025-11-25T14:54:00Z"/>
        </w:trPr>
        <w:tc>
          <w:tcPr>
            <w:tcW w:w="4536" w:type="dxa"/>
            <w:shd w:val="clear" w:color="auto" w:fill="D9D9D9" w:themeFill="background1" w:themeFillShade="D9"/>
            <w:vAlign w:val="center"/>
          </w:tcPr>
          <w:p w14:paraId="10EEE5BF" w14:textId="77777777" w:rsidR="00AD12AB" w:rsidRDefault="00AD12AB" w:rsidP="00A92E98">
            <w:pPr>
              <w:rPr>
                <w:ins w:id="385" w:author="PENNING Mireille" w:date="2025-11-25T14:54:00Z"/>
                <w:b/>
                <w:bCs/>
              </w:rPr>
            </w:pPr>
            <w:ins w:id="386" w:author="PENNING Mireille" w:date="2025-11-25T14:54:00Z">
              <w:r>
                <w:rPr>
                  <w:b/>
                  <w:bCs/>
                </w:rPr>
                <w:t>Domaine(s)</w:t>
              </w:r>
            </w:ins>
          </w:p>
        </w:tc>
        <w:tc>
          <w:tcPr>
            <w:tcW w:w="4678" w:type="dxa"/>
            <w:shd w:val="clear" w:color="auto" w:fill="D9D9D9" w:themeFill="background1" w:themeFillShade="D9"/>
            <w:vAlign w:val="center"/>
          </w:tcPr>
          <w:p w14:paraId="37F0952C" w14:textId="77777777" w:rsidR="00AD12AB" w:rsidRDefault="00AD12AB" w:rsidP="00A92E98">
            <w:pPr>
              <w:rPr>
                <w:ins w:id="387" w:author="PENNING Mireille" w:date="2025-11-25T14:54:00Z"/>
                <w:b/>
                <w:bCs/>
              </w:rPr>
            </w:pPr>
            <w:ins w:id="388" w:author="PENNING Mireille" w:date="2025-11-25T14:54:00Z">
              <w:r>
                <w:rPr>
                  <w:b/>
                  <w:bCs/>
                </w:rPr>
                <w:t xml:space="preserve">Compétences actuelles </w:t>
              </w:r>
            </w:ins>
          </w:p>
        </w:tc>
      </w:tr>
      <w:tr w:rsidR="00AD12AB" w14:paraId="3AFDDC82" w14:textId="77777777" w:rsidTr="00A92E98">
        <w:trPr>
          <w:ins w:id="389" w:author="PENNING Mireille" w:date="2025-11-25T14:54:00Z"/>
        </w:trPr>
        <w:tc>
          <w:tcPr>
            <w:tcW w:w="4536" w:type="dxa"/>
            <w:vAlign w:val="center"/>
          </w:tcPr>
          <w:p w14:paraId="0772CB24" w14:textId="77777777" w:rsidR="00AD12AB" w:rsidRDefault="00AD12AB" w:rsidP="00A92E98">
            <w:pPr>
              <w:rPr>
                <w:ins w:id="390" w:author="PENNING Mireille" w:date="2025-11-25T14:54:00Z"/>
              </w:rPr>
            </w:pPr>
          </w:p>
          <w:p w14:paraId="59E7D5C1" w14:textId="5040929C" w:rsidR="00AD12AB" w:rsidRDefault="00AD12AB" w:rsidP="00A92E98">
            <w:pPr>
              <w:rPr>
                <w:ins w:id="391" w:author="PENNING Mireille" w:date="2025-11-25T14:54:00Z"/>
              </w:rPr>
            </w:pPr>
            <w:ins w:id="392" w:author="PENNING Mireille" w:date="2025-11-25T14:54:00Z">
              <w:r>
                <w:rPr>
                  <w:noProof/>
                </w:rPr>
                <w:t>Socialisation</w:t>
              </w:r>
            </w:ins>
          </w:p>
          <w:p w14:paraId="2E00375D" w14:textId="77777777" w:rsidR="00AD12AB" w:rsidRPr="002B1E79" w:rsidRDefault="00AD12AB" w:rsidP="00A92E98">
            <w:pPr>
              <w:rPr>
                <w:ins w:id="393" w:author="PENNING Mireille" w:date="2025-11-25T14:54:00Z"/>
              </w:rPr>
            </w:pPr>
          </w:p>
        </w:tc>
        <w:tc>
          <w:tcPr>
            <w:tcW w:w="4678" w:type="dxa"/>
            <w:vAlign w:val="center"/>
          </w:tcPr>
          <w:p w14:paraId="5958B3FD" w14:textId="77777777" w:rsidR="00AD12AB" w:rsidRDefault="00AD12AB" w:rsidP="00A92E98">
            <w:pPr>
              <w:rPr>
                <w:ins w:id="394" w:author="PENNING Mireille" w:date="2025-11-25T14:54:00Z"/>
                <w:b/>
                <w:bCs/>
              </w:rPr>
            </w:pPr>
          </w:p>
        </w:tc>
      </w:tr>
      <w:tr w:rsidR="00AD12AB" w14:paraId="223885B7" w14:textId="77777777" w:rsidTr="00A92E98">
        <w:trPr>
          <w:trHeight w:val="607"/>
          <w:ins w:id="395" w:author="PENNING Mireille" w:date="2025-11-25T14:54:00Z"/>
        </w:trPr>
        <w:tc>
          <w:tcPr>
            <w:tcW w:w="9214" w:type="dxa"/>
            <w:gridSpan w:val="2"/>
            <w:shd w:val="clear" w:color="auto" w:fill="D9D9D9" w:themeFill="background1" w:themeFillShade="D9"/>
            <w:vAlign w:val="center"/>
          </w:tcPr>
          <w:p w14:paraId="38013AC6" w14:textId="77777777" w:rsidR="00AD12AB" w:rsidRPr="0035312A" w:rsidRDefault="00AD12AB" w:rsidP="00A92E98">
            <w:pPr>
              <w:rPr>
                <w:ins w:id="396" w:author="PENNING Mireille" w:date="2025-11-25T14:54:00Z"/>
                <w:b/>
                <w:bCs/>
              </w:rPr>
            </w:pPr>
            <w:ins w:id="397" w:author="PENNING Mireille" w:date="2025-11-25T14:54:00Z">
              <w:r w:rsidRPr="0035312A">
                <w:rPr>
                  <w:b/>
                  <w:bCs/>
                </w:rPr>
                <w:t>Objectif(s)</w:t>
              </w:r>
            </w:ins>
          </w:p>
        </w:tc>
      </w:tr>
      <w:tr w:rsidR="00AD12AB" w14:paraId="410177E6" w14:textId="77777777" w:rsidTr="00A92E98">
        <w:trPr>
          <w:trHeight w:val="894"/>
          <w:ins w:id="398" w:author="PENNING Mireille" w:date="2025-11-25T14:54:00Z"/>
        </w:trPr>
        <w:tc>
          <w:tcPr>
            <w:tcW w:w="9214" w:type="dxa"/>
            <w:gridSpan w:val="2"/>
            <w:vAlign w:val="center"/>
          </w:tcPr>
          <w:p w14:paraId="6D6E7167" w14:textId="77777777" w:rsidR="00AD12AB" w:rsidRDefault="00AD12AB" w:rsidP="00A92E98">
            <w:pPr>
              <w:rPr>
                <w:ins w:id="399" w:author="PENNING Mireille" w:date="2025-11-25T14:54:00Z"/>
                <w:b/>
                <w:bCs/>
              </w:rPr>
            </w:pPr>
          </w:p>
        </w:tc>
      </w:tr>
      <w:tr w:rsidR="00AD12AB" w14:paraId="6B4DB999" w14:textId="77777777" w:rsidTr="00A92E98">
        <w:trPr>
          <w:trHeight w:val="607"/>
          <w:ins w:id="400" w:author="PENNING Mireille" w:date="2025-11-25T14:54:00Z"/>
        </w:trPr>
        <w:tc>
          <w:tcPr>
            <w:tcW w:w="9214" w:type="dxa"/>
            <w:gridSpan w:val="2"/>
            <w:shd w:val="clear" w:color="auto" w:fill="D9D9D9" w:themeFill="background1" w:themeFillShade="D9"/>
            <w:vAlign w:val="center"/>
          </w:tcPr>
          <w:p w14:paraId="70619994" w14:textId="77777777" w:rsidR="00AD12AB" w:rsidRDefault="00AD12AB" w:rsidP="00A92E98">
            <w:pPr>
              <w:rPr>
                <w:ins w:id="401" w:author="PENNING Mireille" w:date="2025-11-25T14:54:00Z"/>
                <w:b/>
                <w:bCs/>
              </w:rPr>
            </w:pPr>
            <w:ins w:id="402" w:author="PENNING Mireille" w:date="2025-11-25T14:54:00Z">
              <w:r w:rsidRPr="0035312A">
                <w:rPr>
                  <w:b/>
                  <w:bCs/>
                </w:rPr>
                <w:t>Méthode(s)</w:t>
              </w:r>
              <w:r>
                <w:rPr>
                  <w:b/>
                  <w:bCs/>
                </w:rPr>
                <w:t xml:space="preserve"> et stratégie(s)</w:t>
              </w:r>
            </w:ins>
          </w:p>
        </w:tc>
      </w:tr>
      <w:tr w:rsidR="00AD12AB" w14:paraId="757FC513" w14:textId="77777777" w:rsidTr="00A92E98">
        <w:trPr>
          <w:trHeight w:val="730"/>
          <w:ins w:id="403" w:author="PENNING Mireille" w:date="2025-11-25T14:54:00Z"/>
        </w:trPr>
        <w:tc>
          <w:tcPr>
            <w:tcW w:w="9214" w:type="dxa"/>
            <w:gridSpan w:val="2"/>
            <w:shd w:val="clear" w:color="auto" w:fill="auto"/>
            <w:vAlign w:val="center"/>
          </w:tcPr>
          <w:p w14:paraId="1FD62615" w14:textId="77777777" w:rsidR="00AD12AB" w:rsidRDefault="00AD12AB" w:rsidP="00A92E98">
            <w:pPr>
              <w:rPr>
                <w:ins w:id="404" w:author="PENNING Mireille" w:date="2025-11-25T14:54:00Z"/>
                <w:b/>
                <w:bCs/>
              </w:rPr>
            </w:pPr>
          </w:p>
        </w:tc>
      </w:tr>
      <w:tr w:rsidR="00AD12AB" w14:paraId="5798247D" w14:textId="77777777" w:rsidTr="00A92E98">
        <w:trPr>
          <w:trHeight w:val="709"/>
          <w:ins w:id="405" w:author="PENNING Mireille" w:date="2025-11-25T14:54:00Z"/>
        </w:trPr>
        <w:tc>
          <w:tcPr>
            <w:tcW w:w="9214" w:type="dxa"/>
            <w:gridSpan w:val="2"/>
            <w:shd w:val="clear" w:color="auto" w:fill="D9D9D9" w:themeFill="background1" w:themeFillShade="D9"/>
            <w:vAlign w:val="center"/>
          </w:tcPr>
          <w:p w14:paraId="41B854C0" w14:textId="77777777" w:rsidR="00AD12AB" w:rsidRDefault="00AD12AB" w:rsidP="00A92E98">
            <w:pPr>
              <w:rPr>
                <w:ins w:id="406" w:author="PENNING Mireille" w:date="2025-11-25T14:54:00Z"/>
                <w:b/>
                <w:bCs/>
              </w:rPr>
            </w:pPr>
            <w:ins w:id="407" w:author="PENNING Mireille" w:date="2025-11-25T14:54:00Z">
              <w:r>
                <w:rPr>
                  <w:b/>
                  <w:bCs/>
                </w:rPr>
                <w:t>Observation(s) et adaptation(s)</w:t>
              </w:r>
            </w:ins>
          </w:p>
        </w:tc>
      </w:tr>
      <w:tr w:rsidR="00AD12AB" w14:paraId="1A84F01F" w14:textId="77777777" w:rsidTr="00A92E98">
        <w:trPr>
          <w:trHeight w:val="826"/>
          <w:ins w:id="408" w:author="PENNING Mireille" w:date="2025-11-25T14:54:00Z"/>
        </w:trPr>
        <w:tc>
          <w:tcPr>
            <w:tcW w:w="9214" w:type="dxa"/>
            <w:gridSpan w:val="2"/>
          </w:tcPr>
          <w:p w14:paraId="02BCA7FB" w14:textId="77777777" w:rsidR="00AD12AB" w:rsidRDefault="00AD12AB" w:rsidP="00A92E98">
            <w:pPr>
              <w:rPr>
                <w:ins w:id="409" w:author="PENNING Mireille" w:date="2025-11-25T14:54:00Z"/>
                <w:b/>
                <w:bCs/>
              </w:rPr>
            </w:pPr>
          </w:p>
        </w:tc>
      </w:tr>
    </w:tbl>
    <w:p w14:paraId="3893808F" w14:textId="0DB7AF84" w:rsidR="00E32A8A" w:rsidRDefault="00E32A8A" w:rsidP="004D7688">
      <w:pPr>
        <w:rPr>
          <w:b/>
          <w:bCs/>
        </w:rPr>
      </w:pPr>
    </w:p>
    <w:p w14:paraId="4F9657CE" w14:textId="5FA60899" w:rsidR="00AD12AB" w:rsidRDefault="00AD12AB" w:rsidP="00AD12AB">
      <w:pPr>
        <w:rPr>
          <w:ins w:id="410" w:author="PENNING Mireille" w:date="2025-11-26T09:07:00Z"/>
          <w:b/>
          <w:bCs/>
        </w:rPr>
      </w:pPr>
    </w:p>
    <w:p w14:paraId="7FA4C7EB" w14:textId="77777777" w:rsidR="000A5916" w:rsidRDefault="000A5916" w:rsidP="00AD12AB">
      <w:pPr>
        <w:rPr>
          <w:ins w:id="411" w:author="PENNING Mireille" w:date="2025-11-25T14:59:00Z"/>
          <w:b/>
          <w:bCs/>
        </w:rPr>
      </w:pPr>
    </w:p>
    <w:tbl>
      <w:tblPr>
        <w:tblStyle w:val="TabellGrille"/>
        <w:tblW w:w="9214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4536"/>
        <w:gridCol w:w="4678"/>
      </w:tblGrid>
      <w:tr w:rsidR="00AD12AB" w14:paraId="5EE45116" w14:textId="77777777" w:rsidTr="00A92E98">
        <w:trPr>
          <w:trHeight w:val="653"/>
          <w:ins w:id="412" w:author="PENNING Mireille" w:date="2025-11-25T14:59:00Z"/>
        </w:trPr>
        <w:tc>
          <w:tcPr>
            <w:tcW w:w="4536" w:type="dxa"/>
            <w:shd w:val="clear" w:color="auto" w:fill="D9D9D9" w:themeFill="background1" w:themeFillShade="D9"/>
            <w:vAlign w:val="center"/>
          </w:tcPr>
          <w:p w14:paraId="55B363DC" w14:textId="77777777" w:rsidR="00AD12AB" w:rsidRDefault="00AD12AB" w:rsidP="00A92E98">
            <w:pPr>
              <w:rPr>
                <w:ins w:id="413" w:author="PENNING Mireille" w:date="2025-11-25T14:59:00Z"/>
                <w:b/>
                <w:bCs/>
              </w:rPr>
            </w:pPr>
            <w:ins w:id="414" w:author="PENNING Mireille" w:date="2025-11-25T14:59:00Z">
              <w:r>
                <w:rPr>
                  <w:b/>
                  <w:bCs/>
                </w:rPr>
                <w:t>Domaine(s)</w:t>
              </w:r>
            </w:ins>
          </w:p>
        </w:tc>
        <w:tc>
          <w:tcPr>
            <w:tcW w:w="4678" w:type="dxa"/>
            <w:shd w:val="clear" w:color="auto" w:fill="D9D9D9" w:themeFill="background1" w:themeFillShade="D9"/>
            <w:vAlign w:val="center"/>
          </w:tcPr>
          <w:p w14:paraId="5E0AC995" w14:textId="77777777" w:rsidR="00AD12AB" w:rsidRDefault="00AD12AB" w:rsidP="00A92E98">
            <w:pPr>
              <w:rPr>
                <w:ins w:id="415" w:author="PENNING Mireille" w:date="2025-11-25T14:59:00Z"/>
                <w:b/>
                <w:bCs/>
              </w:rPr>
            </w:pPr>
            <w:ins w:id="416" w:author="PENNING Mireille" w:date="2025-11-25T14:59:00Z">
              <w:r>
                <w:rPr>
                  <w:b/>
                  <w:bCs/>
                </w:rPr>
                <w:t xml:space="preserve">Compétences actuelles </w:t>
              </w:r>
            </w:ins>
          </w:p>
        </w:tc>
      </w:tr>
      <w:tr w:rsidR="00AD12AB" w14:paraId="0778BEE2" w14:textId="77777777" w:rsidTr="00A92E98">
        <w:trPr>
          <w:ins w:id="417" w:author="PENNING Mireille" w:date="2025-11-25T14:59:00Z"/>
        </w:trPr>
        <w:tc>
          <w:tcPr>
            <w:tcW w:w="4536" w:type="dxa"/>
            <w:vAlign w:val="center"/>
          </w:tcPr>
          <w:p w14:paraId="7807B1C6" w14:textId="77777777" w:rsidR="00AD12AB" w:rsidRDefault="00AD12AB" w:rsidP="00A92E98">
            <w:pPr>
              <w:rPr>
                <w:ins w:id="418" w:author="PENNING Mireille" w:date="2025-11-25T14:59:00Z"/>
              </w:rPr>
            </w:pPr>
          </w:p>
          <w:p w14:paraId="5A3BF1A3" w14:textId="11FC8140" w:rsidR="00AD12AB" w:rsidRDefault="00AD12AB" w:rsidP="00A92E98">
            <w:pPr>
              <w:rPr>
                <w:ins w:id="419" w:author="PENNING Mireille" w:date="2025-11-25T14:59:00Z"/>
              </w:rPr>
            </w:pPr>
            <w:ins w:id="420" w:author="PENNING Mireille" w:date="2025-11-25T14:59:00Z">
              <w:r>
                <w:rPr>
                  <w:noProof/>
                </w:rPr>
                <w:t>Cognition</w:t>
              </w:r>
            </w:ins>
          </w:p>
          <w:p w14:paraId="48B1EC08" w14:textId="77777777" w:rsidR="00AD12AB" w:rsidRPr="002B1E79" w:rsidRDefault="00AD12AB" w:rsidP="00A92E98">
            <w:pPr>
              <w:rPr>
                <w:ins w:id="421" w:author="PENNING Mireille" w:date="2025-11-25T14:59:00Z"/>
              </w:rPr>
            </w:pPr>
          </w:p>
        </w:tc>
        <w:tc>
          <w:tcPr>
            <w:tcW w:w="4678" w:type="dxa"/>
            <w:vAlign w:val="center"/>
          </w:tcPr>
          <w:p w14:paraId="6CB8C55F" w14:textId="77777777" w:rsidR="00AD12AB" w:rsidRDefault="00AD12AB" w:rsidP="00A92E98">
            <w:pPr>
              <w:rPr>
                <w:ins w:id="422" w:author="PENNING Mireille" w:date="2025-11-25T14:59:00Z"/>
                <w:b/>
                <w:bCs/>
              </w:rPr>
            </w:pPr>
          </w:p>
        </w:tc>
      </w:tr>
      <w:tr w:rsidR="00AD12AB" w14:paraId="27A42614" w14:textId="77777777" w:rsidTr="00A92E98">
        <w:trPr>
          <w:trHeight w:val="607"/>
          <w:ins w:id="423" w:author="PENNING Mireille" w:date="2025-11-25T14:59:00Z"/>
        </w:trPr>
        <w:tc>
          <w:tcPr>
            <w:tcW w:w="9214" w:type="dxa"/>
            <w:gridSpan w:val="2"/>
            <w:shd w:val="clear" w:color="auto" w:fill="D9D9D9" w:themeFill="background1" w:themeFillShade="D9"/>
            <w:vAlign w:val="center"/>
          </w:tcPr>
          <w:p w14:paraId="3E3F90D6" w14:textId="77777777" w:rsidR="00AD12AB" w:rsidRPr="0035312A" w:rsidRDefault="00AD12AB" w:rsidP="00A92E98">
            <w:pPr>
              <w:rPr>
                <w:ins w:id="424" w:author="PENNING Mireille" w:date="2025-11-25T14:59:00Z"/>
                <w:b/>
                <w:bCs/>
              </w:rPr>
            </w:pPr>
            <w:ins w:id="425" w:author="PENNING Mireille" w:date="2025-11-25T14:59:00Z">
              <w:r w:rsidRPr="0035312A">
                <w:rPr>
                  <w:b/>
                  <w:bCs/>
                </w:rPr>
                <w:t>Objectif(s)</w:t>
              </w:r>
            </w:ins>
          </w:p>
        </w:tc>
      </w:tr>
      <w:tr w:rsidR="00AD12AB" w14:paraId="71FE9F3D" w14:textId="77777777" w:rsidTr="00A92E98">
        <w:trPr>
          <w:trHeight w:val="894"/>
          <w:ins w:id="426" w:author="PENNING Mireille" w:date="2025-11-25T14:59:00Z"/>
        </w:trPr>
        <w:tc>
          <w:tcPr>
            <w:tcW w:w="9214" w:type="dxa"/>
            <w:gridSpan w:val="2"/>
            <w:vAlign w:val="center"/>
          </w:tcPr>
          <w:p w14:paraId="5F5599EA" w14:textId="77777777" w:rsidR="00AD12AB" w:rsidRDefault="00AD12AB" w:rsidP="00A92E98">
            <w:pPr>
              <w:rPr>
                <w:ins w:id="427" w:author="PENNING Mireille" w:date="2025-11-25T14:59:00Z"/>
                <w:b/>
                <w:bCs/>
              </w:rPr>
            </w:pPr>
          </w:p>
        </w:tc>
      </w:tr>
      <w:tr w:rsidR="00AD12AB" w14:paraId="58307384" w14:textId="77777777" w:rsidTr="00A92E98">
        <w:trPr>
          <w:trHeight w:val="607"/>
          <w:ins w:id="428" w:author="PENNING Mireille" w:date="2025-11-25T14:59:00Z"/>
        </w:trPr>
        <w:tc>
          <w:tcPr>
            <w:tcW w:w="9214" w:type="dxa"/>
            <w:gridSpan w:val="2"/>
            <w:shd w:val="clear" w:color="auto" w:fill="D9D9D9" w:themeFill="background1" w:themeFillShade="D9"/>
            <w:vAlign w:val="center"/>
          </w:tcPr>
          <w:p w14:paraId="502FE351" w14:textId="77777777" w:rsidR="00AD12AB" w:rsidRDefault="00AD12AB" w:rsidP="00A92E98">
            <w:pPr>
              <w:rPr>
                <w:ins w:id="429" w:author="PENNING Mireille" w:date="2025-11-25T14:59:00Z"/>
                <w:b/>
                <w:bCs/>
              </w:rPr>
            </w:pPr>
            <w:ins w:id="430" w:author="PENNING Mireille" w:date="2025-11-25T14:59:00Z">
              <w:r w:rsidRPr="0035312A">
                <w:rPr>
                  <w:b/>
                  <w:bCs/>
                </w:rPr>
                <w:t>Méthode(s)</w:t>
              </w:r>
              <w:r>
                <w:rPr>
                  <w:b/>
                  <w:bCs/>
                </w:rPr>
                <w:t xml:space="preserve"> et stratégie(s)</w:t>
              </w:r>
            </w:ins>
          </w:p>
        </w:tc>
      </w:tr>
      <w:tr w:rsidR="00AD12AB" w14:paraId="1DB1E75C" w14:textId="77777777" w:rsidTr="00A92E98">
        <w:trPr>
          <w:trHeight w:val="730"/>
          <w:ins w:id="431" w:author="PENNING Mireille" w:date="2025-11-25T14:59:00Z"/>
        </w:trPr>
        <w:tc>
          <w:tcPr>
            <w:tcW w:w="9214" w:type="dxa"/>
            <w:gridSpan w:val="2"/>
            <w:shd w:val="clear" w:color="auto" w:fill="auto"/>
            <w:vAlign w:val="center"/>
          </w:tcPr>
          <w:p w14:paraId="55CC67AB" w14:textId="77777777" w:rsidR="00AD12AB" w:rsidRDefault="00AD12AB" w:rsidP="00A92E98">
            <w:pPr>
              <w:rPr>
                <w:ins w:id="432" w:author="PENNING Mireille" w:date="2025-11-25T14:59:00Z"/>
                <w:b/>
                <w:bCs/>
              </w:rPr>
            </w:pPr>
          </w:p>
        </w:tc>
      </w:tr>
      <w:tr w:rsidR="00AD12AB" w14:paraId="66E22C85" w14:textId="77777777" w:rsidTr="00A92E98">
        <w:trPr>
          <w:trHeight w:val="709"/>
          <w:ins w:id="433" w:author="PENNING Mireille" w:date="2025-11-25T14:59:00Z"/>
        </w:trPr>
        <w:tc>
          <w:tcPr>
            <w:tcW w:w="9214" w:type="dxa"/>
            <w:gridSpan w:val="2"/>
            <w:shd w:val="clear" w:color="auto" w:fill="D9D9D9" w:themeFill="background1" w:themeFillShade="D9"/>
            <w:vAlign w:val="center"/>
          </w:tcPr>
          <w:p w14:paraId="4D057EE6" w14:textId="77777777" w:rsidR="00AD12AB" w:rsidRDefault="00AD12AB" w:rsidP="00A92E98">
            <w:pPr>
              <w:rPr>
                <w:ins w:id="434" w:author="PENNING Mireille" w:date="2025-11-25T14:59:00Z"/>
                <w:b/>
                <w:bCs/>
              </w:rPr>
            </w:pPr>
            <w:ins w:id="435" w:author="PENNING Mireille" w:date="2025-11-25T14:59:00Z">
              <w:r>
                <w:rPr>
                  <w:b/>
                  <w:bCs/>
                </w:rPr>
                <w:t>Observation(s) et adaptation(s)</w:t>
              </w:r>
            </w:ins>
          </w:p>
        </w:tc>
      </w:tr>
      <w:tr w:rsidR="00AD12AB" w14:paraId="6F8A2157" w14:textId="77777777" w:rsidTr="00A92E98">
        <w:trPr>
          <w:trHeight w:val="826"/>
          <w:ins w:id="436" w:author="PENNING Mireille" w:date="2025-11-25T14:59:00Z"/>
        </w:trPr>
        <w:tc>
          <w:tcPr>
            <w:tcW w:w="9214" w:type="dxa"/>
            <w:gridSpan w:val="2"/>
          </w:tcPr>
          <w:p w14:paraId="0DD2EAE6" w14:textId="77777777" w:rsidR="00AD12AB" w:rsidRDefault="00AD12AB" w:rsidP="00A92E98">
            <w:pPr>
              <w:rPr>
                <w:ins w:id="437" w:author="PENNING Mireille" w:date="2025-11-25T14:59:00Z"/>
                <w:b/>
                <w:bCs/>
              </w:rPr>
            </w:pPr>
          </w:p>
        </w:tc>
      </w:tr>
    </w:tbl>
    <w:p w14:paraId="5AD50BF4" w14:textId="177879D7" w:rsidR="00E32A8A" w:rsidRPr="00A63852" w:rsidRDefault="00A63852" w:rsidP="004D7688">
      <w:pPr>
        <w:rPr>
          <w:b/>
          <w:bCs/>
        </w:rPr>
      </w:pPr>
      <w:ins w:id="438" w:author="PENNING Mireille" w:date="2025-12-02T15:20:00Z">
        <w:r w:rsidRPr="00A63852">
          <w:rPr>
            <w:noProof/>
          </w:rPr>
          <w:t xml:space="preserve"> </w:t>
        </w:r>
      </w:ins>
    </w:p>
    <w:tbl>
      <w:tblPr>
        <w:tblStyle w:val="TabellGrille"/>
        <w:tblW w:w="9214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4536"/>
        <w:gridCol w:w="4678"/>
      </w:tblGrid>
      <w:tr w:rsidR="000A5916" w14:paraId="735ED081" w14:textId="77777777" w:rsidTr="00A92E98">
        <w:trPr>
          <w:trHeight w:val="653"/>
          <w:ins w:id="439" w:author="PENNING Mireille" w:date="2025-11-26T09:08:00Z"/>
        </w:trPr>
        <w:tc>
          <w:tcPr>
            <w:tcW w:w="4536" w:type="dxa"/>
            <w:shd w:val="clear" w:color="auto" w:fill="D9D9D9" w:themeFill="background1" w:themeFillShade="D9"/>
            <w:vAlign w:val="center"/>
          </w:tcPr>
          <w:p w14:paraId="70FD87B1" w14:textId="77777777" w:rsidR="000A5916" w:rsidRDefault="000A5916" w:rsidP="00A92E98">
            <w:pPr>
              <w:rPr>
                <w:ins w:id="440" w:author="PENNING Mireille" w:date="2025-11-26T09:08:00Z"/>
                <w:b/>
                <w:bCs/>
              </w:rPr>
            </w:pPr>
            <w:ins w:id="441" w:author="PENNING Mireille" w:date="2025-11-26T09:08:00Z">
              <w:r>
                <w:rPr>
                  <w:b/>
                  <w:bCs/>
                </w:rPr>
                <w:t>Domaine(s)</w:t>
              </w:r>
            </w:ins>
          </w:p>
        </w:tc>
        <w:tc>
          <w:tcPr>
            <w:tcW w:w="4678" w:type="dxa"/>
            <w:shd w:val="clear" w:color="auto" w:fill="D9D9D9" w:themeFill="background1" w:themeFillShade="D9"/>
            <w:vAlign w:val="center"/>
          </w:tcPr>
          <w:p w14:paraId="494B934D" w14:textId="77777777" w:rsidR="000A5916" w:rsidRDefault="000A5916" w:rsidP="00A92E98">
            <w:pPr>
              <w:rPr>
                <w:ins w:id="442" w:author="PENNING Mireille" w:date="2025-11-26T09:08:00Z"/>
                <w:b/>
                <w:bCs/>
              </w:rPr>
            </w:pPr>
            <w:ins w:id="443" w:author="PENNING Mireille" w:date="2025-11-26T09:08:00Z">
              <w:r>
                <w:rPr>
                  <w:b/>
                  <w:bCs/>
                </w:rPr>
                <w:t xml:space="preserve">Compétences actuelles </w:t>
              </w:r>
            </w:ins>
          </w:p>
        </w:tc>
      </w:tr>
      <w:tr w:rsidR="000A5916" w:rsidRPr="000976AC" w14:paraId="7762F4DC" w14:textId="77777777" w:rsidTr="00A92E98">
        <w:trPr>
          <w:ins w:id="444" w:author="PENNING Mireille" w:date="2025-11-26T09:08:00Z"/>
        </w:trPr>
        <w:tc>
          <w:tcPr>
            <w:tcW w:w="4536" w:type="dxa"/>
            <w:vAlign w:val="center"/>
          </w:tcPr>
          <w:p w14:paraId="2AE56E07" w14:textId="5AB68FAE" w:rsidR="00A63852" w:rsidRPr="000976AC" w:rsidRDefault="00F6485A" w:rsidP="00A92E98">
            <w:pPr>
              <w:rPr>
                <w:ins w:id="445" w:author="PENNING Mireille" w:date="2025-11-26T09:08:00Z"/>
                <w:lang w:val="de-DE"/>
                <w:rPrChange w:id="446" w:author="PENNING Mireille" w:date="2025-12-02T15:51:00Z">
                  <w:rPr>
                    <w:ins w:id="447" w:author="PENNING Mireille" w:date="2025-11-26T09:08:00Z"/>
                  </w:rPr>
                </w:rPrChange>
              </w:rPr>
            </w:pPr>
            <w:proofErr w:type="spellStart"/>
            <w:ins w:id="448" w:author="PENNING Mireille" w:date="2025-12-02T13:18:00Z">
              <w:r w:rsidRPr="00F6485A">
                <w:rPr>
                  <w:color w:val="FF0000"/>
                  <w:rPrChange w:id="449" w:author="PENNING Mireille" w:date="2025-12-02T13:22:00Z">
                    <w:rPr/>
                  </w:rPrChange>
                </w:rPr>
                <w:t>Iwwerschr</w:t>
              </w:r>
            </w:ins>
            <w:ins w:id="450" w:author="PENNING Mireille" w:date="2025-12-02T15:51:00Z">
              <w:r w:rsidR="000976AC">
                <w:rPr>
                  <w:color w:val="FF0000"/>
                </w:rPr>
                <w:t>ë</w:t>
              </w:r>
            </w:ins>
            <w:ins w:id="451" w:author="PENNING Mireille" w:date="2025-12-02T13:18:00Z">
              <w:r w:rsidRPr="00F6485A">
                <w:rPr>
                  <w:color w:val="FF0000"/>
                  <w:rPrChange w:id="452" w:author="PENNING Mireille" w:date="2025-12-02T13:22:00Z">
                    <w:rPr/>
                  </w:rPrChange>
                </w:rPr>
                <w:t>ften</w:t>
              </w:r>
              <w:proofErr w:type="spellEnd"/>
              <w:r w:rsidRPr="00F6485A">
                <w:rPr>
                  <w:color w:val="FF0000"/>
                  <w:rPrChange w:id="453" w:author="PENNING Mireille" w:date="2025-12-02T13:22:00Z">
                    <w:rPr/>
                  </w:rPrChange>
                </w:rPr>
                <w:t xml:space="preserve"> </w:t>
              </w:r>
              <w:proofErr w:type="spellStart"/>
              <w:r w:rsidRPr="00F6485A">
                <w:rPr>
                  <w:color w:val="FF0000"/>
                  <w:rPrChange w:id="454" w:author="PENNING Mireille" w:date="2025-12-02T13:22:00Z">
                    <w:rPr/>
                  </w:rPrChange>
                </w:rPr>
                <w:t>aus</w:t>
              </w:r>
            </w:ins>
            <w:proofErr w:type="spellEnd"/>
            <w:ins w:id="455" w:author="PENNING Mireille" w:date="2025-12-02T13:21:00Z">
              <w:r w:rsidRPr="00F6485A">
                <w:rPr>
                  <w:color w:val="FF0000"/>
                  <w:rPrChange w:id="456" w:author="PENNING Mireille" w:date="2025-12-02T13:22:00Z">
                    <w:rPr/>
                  </w:rPrChange>
                </w:rPr>
                <w:t xml:space="preserve"> Complément </w:t>
              </w:r>
              <w:proofErr w:type="spellStart"/>
              <w:r w:rsidRPr="00F6485A">
                <w:rPr>
                  <w:color w:val="FF0000"/>
                  <w:rPrChange w:id="457" w:author="PENNING Mireille" w:date="2025-12-02T13:22:00Z">
                    <w:rPr/>
                  </w:rPrChange>
                </w:rPr>
                <w:t>iwwerhuelen</w:t>
              </w:r>
              <w:proofErr w:type="spellEnd"/>
              <w:r w:rsidRPr="00F6485A">
                <w:rPr>
                  <w:color w:val="FF0000"/>
                  <w:rPrChange w:id="458" w:author="PENNING Mireille" w:date="2025-12-02T13:22:00Z">
                    <w:rPr/>
                  </w:rPrChange>
                </w:rPr>
                <w:t xml:space="preserve"> </w:t>
              </w:r>
              <w:proofErr w:type="spellStart"/>
              <w:r w:rsidRPr="00F6485A">
                <w:rPr>
                  <w:color w:val="FF0000"/>
                  <w:rPrChange w:id="459" w:author="PENNING Mireille" w:date="2025-12-02T13:22:00Z">
                    <w:rPr/>
                  </w:rPrChange>
                </w:rPr>
                <w:t>w</w:t>
              </w:r>
              <w:r w:rsidRPr="00F6485A">
                <w:rPr>
                  <w:color w:val="FF0000"/>
                  <w:rPrChange w:id="460" w:author="PENNING Mireille" w:date="2025-12-02T13:22:00Z">
                    <w:rPr>
                      <w:lang w:val="de-DE"/>
                    </w:rPr>
                  </w:rPrChange>
                </w:rPr>
                <w:t>ann</w:t>
              </w:r>
              <w:proofErr w:type="spellEnd"/>
              <w:r w:rsidRPr="00F6485A">
                <w:rPr>
                  <w:color w:val="FF0000"/>
                  <w:rPrChange w:id="461" w:author="PENNING Mireille" w:date="2025-12-02T13:22:00Z">
                    <w:rPr>
                      <w:lang w:val="de-DE"/>
                    </w:rPr>
                  </w:rPrChange>
                </w:rPr>
                <w:t xml:space="preserve"> et</w:t>
              </w:r>
            </w:ins>
            <w:ins w:id="462" w:author="PENNING Mireille" w:date="2025-12-02T13:22:00Z">
              <w:r w:rsidRPr="00F6485A">
                <w:rPr>
                  <w:color w:val="FF0000"/>
                  <w:rPrChange w:id="463" w:author="PENNING Mireille" w:date="2025-12-02T13:22:00Z">
                    <w:rPr>
                      <w:lang w:val="de-DE"/>
                    </w:rPr>
                  </w:rPrChange>
                </w:rPr>
                <w:t xml:space="preserve"> </w:t>
              </w:r>
              <w:proofErr w:type="spellStart"/>
              <w:proofErr w:type="gramStart"/>
              <w:r w:rsidRPr="00F6485A">
                <w:rPr>
                  <w:color w:val="FF0000"/>
                  <w:rPrChange w:id="464" w:author="PENNING Mireille" w:date="2025-12-02T13:22:00Z">
                    <w:rPr>
                      <w:lang w:val="de-DE"/>
                    </w:rPr>
                  </w:rPrChange>
                </w:rPr>
                <w:t>passt</w:t>
              </w:r>
              <w:proofErr w:type="spellEnd"/>
              <w:r w:rsidRPr="00F6485A">
                <w:rPr>
                  <w:color w:val="FF0000"/>
                  <w:rPrChange w:id="465" w:author="PENNING Mireille" w:date="2025-12-02T13:22:00Z">
                    <w:rPr>
                      <w:lang w:val="de-DE"/>
                    </w:rPr>
                  </w:rPrChange>
                </w:rPr>
                <w:t>:</w:t>
              </w:r>
              <w:proofErr w:type="gramEnd"/>
              <w:r w:rsidRPr="00F6485A">
                <w:rPr>
                  <w:color w:val="FF0000"/>
                  <w:rPrChange w:id="466" w:author="PENNING Mireille" w:date="2025-12-02T13:22:00Z">
                    <w:rPr>
                      <w:lang w:val="de-DE"/>
                    </w:rPr>
                  </w:rPrChange>
                </w:rPr>
                <w:t xml:space="preserve"> Démarches mentales, Manières</w:t>
              </w:r>
              <w:r w:rsidRPr="00F6485A">
                <w:rPr>
                  <w:color w:val="FF0000"/>
                  <w:rPrChange w:id="467" w:author="PENNING Mireille" w:date="2025-12-02T13:22:00Z">
                    <w:rPr/>
                  </w:rPrChange>
                </w:rPr>
                <w:t xml:space="preserve"> d’apprendre, attitudes relationnelles, Attitudes affectives</w:t>
              </w:r>
            </w:ins>
            <w:ins w:id="468" w:author="PENNING Mireille" w:date="2025-12-02T15:19:00Z">
              <w:r w:rsidR="00A63852">
                <w:rPr>
                  <w:color w:val="FF0000"/>
                </w:rPr>
                <w:t xml:space="preserve">. </w:t>
              </w:r>
              <w:r w:rsidR="00A63852" w:rsidRPr="000976AC">
                <w:rPr>
                  <w:color w:val="FF0000"/>
                  <w:lang w:val="de-DE"/>
                  <w:rPrChange w:id="469" w:author="PENNING Mireille" w:date="2025-12-02T15:51:00Z">
                    <w:rPr>
                      <w:color w:val="FF0000"/>
                    </w:rPr>
                  </w:rPrChange>
                </w:rPr>
                <w:t xml:space="preserve">Pro </w:t>
              </w:r>
              <w:proofErr w:type="spellStart"/>
              <w:r w:rsidR="00A63852" w:rsidRPr="000976AC">
                <w:rPr>
                  <w:color w:val="FF0000"/>
                  <w:lang w:val="de-DE"/>
                  <w:rPrChange w:id="470" w:author="PENNING Mireille" w:date="2025-12-02T15:51:00Z">
                    <w:rPr>
                      <w:color w:val="FF0000"/>
                    </w:rPr>
                  </w:rPrChange>
                </w:rPr>
                <w:t>Iwwerschr</w:t>
              </w:r>
            </w:ins>
            <w:ins w:id="471" w:author="PENNING Mireille" w:date="2025-12-02T15:51:00Z">
              <w:r w:rsidR="000976AC" w:rsidRPr="000976AC">
                <w:rPr>
                  <w:color w:val="FF0000"/>
                  <w:lang w:val="de-DE"/>
                  <w:rPrChange w:id="472" w:author="PENNING Mireille" w:date="2025-12-02T15:51:00Z">
                    <w:rPr>
                      <w:color w:val="FF0000"/>
                    </w:rPr>
                  </w:rPrChange>
                </w:rPr>
                <w:t>ë</w:t>
              </w:r>
            </w:ins>
            <w:ins w:id="473" w:author="PENNING Mireille" w:date="2025-12-02T15:19:00Z">
              <w:r w:rsidR="00A63852" w:rsidRPr="000976AC">
                <w:rPr>
                  <w:color w:val="FF0000"/>
                  <w:lang w:val="de-DE"/>
                  <w:rPrChange w:id="474" w:author="PENNING Mireille" w:date="2025-12-02T15:51:00Z">
                    <w:rPr>
                      <w:color w:val="FF0000"/>
                    </w:rPr>
                  </w:rPrChange>
                </w:rPr>
                <w:t>ft</w:t>
              </w:r>
              <w:proofErr w:type="spellEnd"/>
              <w:r w:rsidR="00A63852" w:rsidRPr="000976AC">
                <w:rPr>
                  <w:color w:val="FF0000"/>
                  <w:lang w:val="de-DE"/>
                  <w:rPrChange w:id="475" w:author="PENNING Mireille" w:date="2025-12-02T15:51:00Z">
                    <w:rPr>
                      <w:color w:val="FF0000"/>
                    </w:rPr>
                  </w:rPrChange>
                </w:rPr>
                <w:t xml:space="preserve"> eng </w:t>
              </w:r>
              <w:proofErr w:type="spellStart"/>
              <w:r w:rsidR="00A63852" w:rsidRPr="000976AC">
                <w:rPr>
                  <w:color w:val="FF0000"/>
                  <w:lang w:val="de-DE"/>
                  <w:rPrChange w:id="476" w:author="PENNING Mireille" w:date="2025-12-02T15:51:00Z">
                    <w:rPr>
                      <w:color w:val="FF0000"/>
                    </w:rPr>
                  </w:rPrChange>
                </w:rPr>
                <w:t>Këscht</w:t>
              </w:r>
            </w:ins>
            <w:proofErr w:type="spellEnd"/>
            <w:ins w:id="477" w:author="PENNING Mireille" w:date="2025-12-02T15:21:00Z">
              <w:r w:rsidR="00A63852" w:rsidRPr="000976AC">
                <w:rPr>
                  <w:color w:val="FF0000"/>
                  <w:lang w:val="de-DE"/>
                  <w:rPrChange w:id="478" w:author="PENNING Mireille" w:date="2025-12-02T15:51:00Z">
                    <w:rPr>
                      <w:color w:val="FF0000"/>
                    </w:rPr>
                  </w:rPrChange>
                </w:rPr>
                <w:t>,</w:t>
              </w:r>
            </w:ins>
            <w:ins w:id="479" w:author="PENNING Mireille" w:date="2025-12-02T15:23:00Z">
              <w:r w:rsidR="00A63852" w:rsidRPr="000976AC">
                <w:rPr>
                  <w:color w:val="FF0000"/>
                  <w:lang w:val="de-DE"/>
                </w:rPr>
                <w:t xml:space="preserve"> </w:t>
              </w:r>
            </w:ins>
            <w:proofErr w:type="spellStart"/>
            <w:ins w:id="480" w:author="PENNING Mireille" w:date="2025-12-02T15:22:00Z">
              <w:r w:rsidR="00A63852" w:rsidRPr="000976AC">
                <w:rPr>
                  <w:color w:val="FF0000"/>
                  <w:lang w:val="de-DE"/>
                  <w:rPrChange w:id="481" w:author="PENNING Mireille" w:date="2025-12-02T15:51:00Z">
                    <w:rPr>
                      <w:color w:val="FF0000"/>
                    </w:rPr>
                  </w:rPrChange>
                </w:rPr>
                <w:t>K</w:t>
              </w:r>
            </w:ins>
            <w:ins w:id="482" w:author="PENNING Mireille" w:date="2025-12-02T15:51:00Z">
              <w:r w:rsidR="000976AC" w:rsidRPr="000976AC">
                <w:rPr>
                  <w:color w:val="FF0000"/>
                  <w:lang w:val="de-DE"/>
                  <w:rPrChange w:id="483" w:author="PENNING Mireille" w:date="2025-12-02T15:51:00Z">
                    <w:rPr>
                      <w:color w:val="FF0000"/>
                    </w:rPr>
                  </w:rPrChange>
                </w:rPr>
                <w:t>ë</w:t>
              </w:r>
            </w:ins>
            <w:ins w:id="484" w:author="PENNING Mireille" w:date="2025-12-02T15:21:00Z">
              <w:r w:rsidR="00A63852" w:rsidRPr="000976AC">
                <w:rPr>
                  <w:color w:val="FF0000"/>
                  <w:lang w:val="de-DE"/>
                  <w:rPrChange w:id="485" w:author="PENNING Mireille" w:date="2025-12-02T15:51:00Z">
                    <w:rPr>
                      <w:color w:val="FF0000"/>
                    </w:rPr>
                  </w:rPrChange>
                </w:rPr>
                <w:t>schten</w:t>
              </w:r>
              <w:proofErr w:type="spellEnd"/>
              <w:r w:rsidR="00A63852" w:rsidRPr="000976AC">
                <w:rPr>
                  <w:color w:val="FF0000"/>
                  <w:lang w:val="de-DE"/>
                  <w:rPrChange w:id="486" w:author="PENNING Mireille" w:date="2025-12-02T15:51:00Z">
                    <w:rPr>
                      <w:color w:val="FF0000"/>
                    </w:rPr>
                  </w:rPrChange>
                </w:rPr>
                <w:t xml:space="preserve"> </w:t>
              </w:r>
            </w:ins>
            <w:proofErr w:type="spellStart"/>
            <w:ins w:id="487" w:author="PENNING Mireille" w:date="2025-12-02T15:23:00Z">
              <w:r w:rsidR="00A63852" w:rsidRPr="000976AC">
                <w:rPr>
                  <w:color w:val="FF0000"/>
                  <w:lang w:val="de-DE"/>
                  <w:rPrChange w:id="488" w:author="PENNING Mireille" w:date="2025-12-02T15:51:00Z">
                    <w:rPr>
                      <w:color w:val="FF0000"/>
                    </w:rPr>
                  </w:rPrChange>
                </w:rPr>
                <w:t>sou</w:t>
              </w:r>
              <w:proofErr w:type="spellEnd"/>
              <w:r w:rsidR="00A63852" w:rsidRPr="000976AC">
                <w:rPr>
                  <w:color w:val="FF0000"/>
                  <w:lang w:val="de-DE"/>
                  <w:rPrChange w:id="489" w:author="PENNING Mireille" w:date="2025-12-02T15:51:00Z">
                    <w:rPr>
                      <w:color w:val="FF0000"/>
                    </w:rPr>
                  </w:rPrChange>
                </w:rPr>
                <w:t xml:space="preserve"> oft </w:t>
              </w:r>
            </w:ins>
            <w:proofErr w:type="spellStart"/>
            <w:ins w:id="490" w:author="PENNING Mireille" w:date="2025-12-02T15:36:00Z">
              <w:r w:rsidR="00911F96" w:rsidRPr="000976AC">
                <w:rPr>
                  <w:color w:val="FF0000"/>
                  <w:lang w:val="de-DE"/>
                </w:rPr>
                <w:t>kop</w:t>
              </w:r>
            </w:ins>
            <w:ins w:id="491" w:author="PENNING Mireille" w:date="2025-12-02T15:23:00Z">
              <w:r w:rsidR="00A63852" w:rsidRPr="000976AC">
                <w:rPr>
                  <w:color w:val="FF0000"/>
                  <w:lang w:val="de-DE"/>
                  <w:rPrChange w:id="492" w:author="PENNING Mireille" w:date="2025-12-02T15:51:00Z">
                    <w:rPr>
                      <w:color w:val="FF0000"/>
                    </w:rPr>
                  </w:rPrChange>
                </w:rPr>
                <w:t>eieren</w:t>
              </w:r>
              <w:proofErr w:type="spellEnd"/>
              <w:r w:rsidR="00A63852" w:rsidRPr="000976AC">
                <w:rPr>
                  <w:color w:val="FF0000"/>
                  <w:lang w:val="de-DE"/>
                  <w:rPrChange w:id="493" w:author="PENNING Mireille" w:date="2025-12-02T15:51:00Z">
                    <w:rPr>
                      <w:color w:val="FF0000"/>
                    </w:rPr>
                  </w:rPrChange>
                </w:rPr>
                <w:t xml:space="preserve"> </w:t>
              </w:r>
              <w:proofErr w:type="spellStart"/>
              <w:r w:rsidR="00A63852" w:rsidRPr="000976AC">
                <w:rPr>
                  <w:color w:val="FF0000"/>
                  <w:lang w:val="de-DE"/>
                </w:rPr>
                <w:t>w</w:t>
              </w:r>
            </w:ins>
            <w:ins w:id="494" w:author="PENNING Mireille" w:date="2025-12-02T15:51:00Z">
              <w:r w:rsidR="000976AC">
                <w:rPr>
                  <w:color w:val="FF0000"/>
                  <w:lang w:val="de-DE"/>
                </w:rPr>
                <w:t>ei</w:t>
              </w:r>
            </w:ins>
            <w:proofErr w:type="spellEnd"/>
            <w:ins w:id="495" w:author="PENNING Mireille" w:date="2025-12-02T15:23:00Z">
              <w:r w:rsidR="00A63852" w:rsidRPr="000976AC">
                <w:rPr>
                  <w:color w:val="FF0000"/>
                  <w:lang w:val="de-DE"/>
                </w:rPr>
                <w:t xml:space="preserve"> </w:t>
              </w:r>
              <w:proofErr w:type="spellStart"/>
              <w:r w:rsidR="00A63852" w:rsidRPr="000976AC">
                <w:rPr>
                  <w:color w:val="FF0000"/>
                  <w:lang w:val="de-DE"/>
                </w:rPr>
                <w:t>neideg</w:t>
              </w:r>
            </w:ins>
            <w:proofErr w:type="spellEnd"/>
          </w:p>
          <w:p w14:paraId="099740D1" w14:textId="77777777" w:rsidR="000A5916" w:rsidRPr="000976AC" w:rsidRDefault="000A5916" w:rsidP="00A92E98">
            <w:pPr>
              <w:rPr>
                <w:ins w:id="496" w:author="PENNING Mireille" w:date="2025-11-26T09:08:00Z"/>
                <w:lang w:val="de-DE"/>
                <w:rPrChange w:id="497" w:author="PENNING Mireille" w:date="2025-12-02T15:51:00Z">
                  <w:rPr>
                    <w:ins w:id="498" w:author="PENNING Mireille" w:date="2025-11-26T09:08:00Z"/>
                  </w:rPr>
                </w:rPrChange>
              </w:rPr>
            </w:pPr>
          </w:p>
        </w:tc>
        <w:tc>
          <w:tcPr>
            <w:tcW w:w="4678" w:type="dxa"/>
            <w:vAlign w:val="center"/>
          </w:tcPr>
          <w:p w14:paraId="0A9E5657" w14:textId="77777777" w:rsidR="000A5916" w:rsidRPr="000976AC" w:rsidRDefault="000A5916" w:rsidP="00A92E98">
            <w:pPr>
              <w:rPr>
                <w:ins w:id="499" w:author="PENNING Mireille" w:date="2025-11-26T09:08:00Z"/>
                <w:b/>
                <w:bCs/>
                <w:lang w:val="de-DE"/>
                <w:rPrChange w:id="500" w:author="PENNING Mireille" w:date="2025-12-02T15:51:00Z">
                  <w:rPr>
                    <w:ins w:id="501" w:author="PENNING Mireille" w:date="2025-11-26T09:08:00Z"/>
                    <w:b/>
                    <w:bCs/>
                  </w:rPr>
                </w:rPrChange>
              </w:rPr>
            </w:pPr>
          </w:p>
        </w:tc>
      </w:tr>
      <w:tr w:rsidR="000A5916" w14:paraId="22C0DC84" w14:textId="77777777" w:rsidTr="00A92E98">
        <w:trPr>
          <w:trHeight w:val="607"/>
          <w:ins w:id="502" w:author="PENNING Mireille" w:date="2025-11-26T09:08:00Z"/>
        </w:trPr>
        <w:tc>
          <w:tcPr>
            <w:tcW w:w="9214" w:type="dxa"/>
            <w:gridSpan w:val="2"/>
            <w:shd w:val="clear" w:color="auto" w:fill="D9D9D9" w:themeFill="background1" w:themeFillShade="D9"/>
            <w:vAlign w:val="center"/>
          </w:tcPr>
          <w:p w14:paraId="2A589109" w14:textId="77777777" w:rsidR="000A5916" w:rsidRPr="0035312A" w:rsidRDefault="000A5916" w:rsidP="00A92E98">
            <w:pPr>
              <w:rPr>
                <w:ins w:id="503" w:author="PENNING Mireille" w:date="2025-11-26T09:08:00Z"/>
                <w:b/>
                <w:bCs/>
              </w:rPr>
            </w:pPr>
            <w:ins w:id="504" w:author="PENNING Mireille" w:date="2025-11-26T09:08:00Z">
              <w:r w:rsidRPr="0035312A">
                <w:rPr>
                  <w:b/>
                  <w:bCs/>
                </w:rPr>
                <w:t>Objectif(s)</w:t>
              </w:r>
            </w:ins>
          </w:p>
        </w:tc>
      </w:tr>
      <w:tr w:rsidR="000A5916" w14:paraId="1869541C" w14:textId="77777777" w:rsidTr="00A92E98">
        <w:trPr>
          <w:trHeight w:val="894"/>
          <w:ins w:id="505" w:author="PENNING Mireille" w:date="2025-11-26T09:08:00Z"/>
        </w:trPr>
        <w:tc>
          <w:tcPr>
            <w:tcW w:w="9214" w:type="dxa"/>
            <w:gridSpan w:val="2"/>
            <w:vAlign w:val="center"/>
          </w:tcPr>
          <w:p w14:paraId="5BD86A0D" w14:textId="77777777" w:rsidR="000A5916" w:rsidRDefault="000A5916" w:rsidP="00A92E98">
            <w:pPr>
              <w:rPr>
                <w:ins w:id="506" w:author="PENNING Mireille" w:date="2025-11-26T09:08:00Z"/>
                <w:b/>
                <w:bCs/>
              </w:rPr>
            </w:pPr>
          </w:p>
        </w:tc>
      </w:tr>
      <w:tr w:rsidR="000A5916" w14:paraId="0D4E27D9" w14:textId="77777777" w:rsidTr="00A92E98">
        <w:trPr>
          <w:trHeight w:val="607"/>
          <w:ins w:id="507" w:author="PENNING Mireille" w:date="2025-11-26T09:08:00Z"/>
        </w:trPr>
        <w:tc>
          <w:tcPr>
            <w:tcW w:w="9214" w:type="dxa"/>
            <w:gridSpan w:val="2"/>
            <w:shd w:val="clear" w:color="auto" w:fill="D9D9D9" w:themeFill="background1" w:themeFillShade="D9"/>
            <w:vAlign w:val="center"/>
          </w:tcPr>
          <w:p w14:paraId="1BCC726B" w14:textId="77777777" w:rsidR="000A5916" w:rsidRDefault="000A5916" w:rsidP="00A92E98">
            <w:pPr>
              <w:rPr>
                <w:ins w:id="508" w:author="PENNING Mireille" w:date="2025-11-26T09:08:00Z"/>
                <w:b/>
                <w:bCs/>
              </w:rPr>
            </w:pPr>
            <w:ins w:id="509" w:author="PENNING Mireille" w:date="2025-11-26T09:08:00Z">
              <w:r w:rsidRPr="0035312A">
                <w:rPr>
                  <w:b/>
                  <w:bCs/>
                </w:rPr>
                <w:t>Méthode(s)</w:t>
              </w:r>
              <w:r>
                <w:rPr>
                  <w:b/>
                  <w:bCs/>
                </w:rPr>
                <w:t xml:space="preserve"> et stratégie(s)</w:t>
              </w:r>
            </w:ins>
          </w:p>
        </w:tc>
      </w:tr>
      <w:tr w:rsidR="000A5916" w14:paraId="7167A390" w14:textId="77777777" w:rsidTr="00A92E98">
        <w:trPr>
          <w:trHeight w:val="724"/>
          <w:ins w:id="510" w:author="PENNING Mireille" w:date="2025-11-26T09:08:00Z"/>
        </w:trPr>
        <w:tc>
          <w:tcPr>
            <w:tcW w:w="9214" w:type="dxa"/>
            <w:gridSpan w:val="2"/>
            <w:shd w:val="clear" w:color="auto" w:fill="auto"/>
            <w:vAlign w:val="center"/>
          </w:tcPr>
          <w:p w14:paraId="0A5B736C" w14:textId="77777777" w:rsidR="000A5916" w:rsidRDefault="000A5916" w:rsidP="00A92E98">
            <w:pPr>
              <w:rPr>
                <w:ins w:id="511" w:author="PENNING Mireille" w:date="2025-11-26T09:08:00Z"/>
                <w:b/>
                <w:bCs/>
              </w:rPr>
            </w:pPr>
          </w:p>
        </w:tc>
      </w:tr>
      <w:tr w:rsidR="000A5916" w14:paraId="42C03FBD" w14:textId="77777777" w:rsidTr="00A92E98">
        <w:trPr>
          <w:trHeight w:val="709"/>
          <w:ins w:id="512" w:author="PENNING Mireille" w:date="2025-11-26T09:08:00Z"/>
        </w:trPr>
        <w:tc>
          <w:tcPr>
            <w:tcW w:w="9214" w:type="dxa"/>
            <w:gridSpan w:val="2"/>
            <w:shd w:val="clear" w:color="auto" w:fill="D9D9D9" w:themeFill="background1" w:themeFillShade="D9"/>
            <w:vAlign w:val="center"/>
          </w:tcPr>
          <w:p w14:paraId="2FFAC765" w14:textId="77777777" w:rsidR="000A5916" w:rsidRDefault="000A5916" w:rsidP="00A92E98">
            <w:pPr>
              <w:rPr>
                <w:ins w:id="513" w:author="PENNING Mireille" w:date="2025-11-26T09:08:00Z"/>
                <w:b/>
                <w:bCs/>
              </w:rPr>
            </w:pPr>
            <w:ins w:id="514" w:author="PENNING Mireille" w:date="2025-11-26T09:08:00Z">
              <w:r>
                <w:rPr>
                  <w:b/>
                  <w:bCs/>
                </w:rPr>
                <w:t>Observation(s) et adaptation(s)</w:t>
              </w:r>
            </w:ins>
          </w:p>
        </w:tc>
      </w:tr>
      <w:tr w:rsidR="000A5916" w14:paraId="6D791A06" w14:textId="77777777" w:rsidTr="00A92E98">
        <w:trPr>
          <w:trHeight w:val="826"/>
          <w:ins w:id="515" w:author="PENNING Mireille" w:date="2025-11-26T09:08:00Z"/>
        </w:trPr>
        <w:tc>
          <w:tcPr>
            <w:tcW w:w="9214" w:type="dxa"/>
            <w:gridSpan w:val="2"/>
          </w:tcPr>
          <w:p w14:paraId="645A0B87" w14:textId="77777777" w:rsidR="000A5916" w:rsidRDefault="000A5916" w:rsidP="00A92E98">
            <w:pPr>
              <w:rPr>
                <w:ins w:id="516" w:author="PENNING Mireille" w:date="2025-11-26T09:08:00Z"/>
                <w:b/>
                <w:bCs/>
              </w:rPr>
            </w:pPr>
          </w:p>
        </w:tc>
      </w:tr>
    </w:tbl>
    <w:p w14:paraId="7D2A46FD" w14:textId="59F25AF5" w:rsidR="00E32A8A" w:rsidRPr="00F6485A" w:rsidDel="000A5916" w:rsidRDefault="00E32A8A" w:rsidP="004D7688">
      <w:pPr>
        <w:pStyle w:val="Iwwerschrft1"/>
        <w:rPr>
          <w:del w:id="517" w:author="PENNING Mireille" w:date="2025-11-25T14:59:00Z"/>
          <w:b/>
          <w:bCs/>
          <w:lang w:val="de-DE"/>
          <w:rPrChange w:id="518" w:author="PENNING Mireille" w:date="2025-12-02T13:18:00Z">
            <w:rPr>
              <w:del w:id="519" w:author="PENNING Mireille" w:date="2025-11-25T14:59:00Z"/>
              <w:b/>
              <w:bCs/>
            </w:rPr>
          </w:rPrChange>
        </w:rPr>
      </w:pPr>
    </w:p>
    <w:p w14:paraId="41985D5E" w14:textId="77777777" w:rsidR="000A5916" w:rsidRPr="00F6485A" w:rsidRDefault="000A5916">
      <w:pPr>
        <w:rPr>
          <w:ins w:id="520" w:author="PENNING Mireille" w:date="2025-11-26T09:07:00Z"/>
          <w:lang w:val="de-DE"/>
          <w:rPrChange w:id="521" w:author="PENNING Mireille" w:date="2025-12-02T13:18:00Z">
            <w:rPr>
              <w:ins w:id="522" w:author="PENNING Mireille" w:date="2025-11-26T09:07:00Z"/>
              <w:b/>
              <w:bCs/>
            </w:rPr>
          </w:rPrChange>
        </w:rPr>
      </w:pPr>
    </w:p>
    <w:p w14:paraId="7B179553" w14:textId="3FBEEE5B" w:rsidR="00E32A8A" w:rsidDel="00AD12AB" w:rsidRDefault="000A5916" w:rsidP="004D7688">
      <w:pPr>
        <w:rPr>
          <w:del w:id="523" w:author="PENNING Mireille" w:date="2025-11-25T14:59:00Z"/>
          <w:b/>
          <w:bCs/>
        </w:rPr>
      </w:pPr>
      <w:ins w:id="524" w:author="PENNING Mireille" w:date="2025-11-26T09:08:00Z">
        <w:r w:rsidRPr="00F6485A">
          <w:rPr>
            <w:b/>
            <w:bCs/>
            <w:lang w:val="de-DE"/>
            <w:rPrChange w:id="525" w:author="PENNING Mireille" w:date="2025-12-02T13:18:00Z">
              <w:rPr>
                <w:b/>
                <w:bCs/>
              </w:rPr>
            </w:rPrChange>
          </w:rPr>
          <w:t xml:space="preserve">  </w:t>
        </w:r>
      </w:ins>
    </w:p>
    <w:p w14:paraId="6FD40BF7" w14:textId="34DBE3D7" w:rsidR="00E32A8A" w:rsidDel="00AD12AB" w:rsidRDefault="00E32A8A" w:rsidP="004D7688">
      <w:pPr>
        <w:rPr>
          <w:del w:id="526" w:author="PENNING Mireille" w:date="2025-11-25T14:59:00Z"/>
          <w:b/>
          <w:bCs/>
        </w:rPr>
      </w:pPr>
    </w:p>
    <w:p w14:paraId="72C0722A" w14:textId="3DF17BBD" w:rsidR="00E32A8A" w:rsidDel="00AD12AB" w:rsidRDefault="00E32A8A" w:rsidP="004D7688">
      <w:pPr>
        <w:rPr>
          <w:del w:id="527" w:author="PENNING Mireille" w:date="2025-11-25T14:59:00Z"/>
          <w:b/>
          <w:bCs/>
        </w:rPr>
      </w:pPr>
    </w:p>
    <w:p w14:paraId="13B74350" w14:textId="5D6DB624" w:rsidR="00E16E39" w:rsidDel="00AD12AB" w:rsidRDefault="00E16E39" w:rsidP="004D7688">
      <w:pPr>
        <w:rPr>
          <w:del w:id="528" w:author="PENNING Mireille" w:date="2025-11-25T14:59:00Z"/>
          <w:b/>
          <w:bCs/>
        </w:rPr>
      </w:pPr>
    </w:p>
    <w:p w14:paraId="75B3CE4F" w14:textId="32F8E238" w:rsidR="00E16E39" w:rsidDel="00AD12AB" w:rsidRDefault="00E16E39" w:rsidP="004D7688">
      <w:pPr>
        <w:rPr>
          <w:del w:id="529" w:author="PENNING Mireille" w:date="2025-11-25T14:59:00Z"/>
          <w:b/>
          <w:bCs/>
        </w:rPr>
      </w:pPr>
    </w:p>
    <w:p w14:paraId="110B4082" w14:textId="77B67D9C" w:rsidR="00D23A39" w:rsidDel="00AD12AB" w:rsidRDefault="00D23A39" w:rsidP="004D7688">
      <w:pPr>
        <w:rPr>
          <w:del w:id="530" w:author="PENNING Mireille" w:date="2025-11-25T14:59:00Z"/>
          <w:b/>
          <w:bCs/>
        </w:rPr>
      </w:pPr>
    </w:p>
    <w:p w14:paraId="2EFDC754" w14:textId="77777777" w:rsidR="00D23A39" w:rsidRPr="006625F7" w:rsidDel="00700320" w:rsidRDefault="00D23A39" w:rsidP="004D7688">
      <w:pPr>
        <w:rPr>
          <w:del w:id="531" w:author="PENNING Mireille" w:date="2025-11-25T15:06:00Z"/>
          <w:b/>
          <w:bCs/>
        </w:rPr>
      </w:pPr>
    </w:p>
    <w:p w14:paraId="0B7429A3" w14:textId="3FEB9EB5" w:rsidR="002C329B" w:rsidRPr="004D7688" w:rsidRDefault="001D663F" w:rsidP="004D7688">
      <w:pPr>
        <w:pStyle w:val="Iwwerschrft1"/>
        <w:rPr>
          <w:sz w:val="30"/>
          <w:szCs w:val="30"/>
        </w:rPr>
      </w:pPr>
      <w:customXmlDelRangeStart w:id="532" w:author="PENNING Mireille" w:date="2025-11-25T15:06:00Z"/>
      <w:sdt>
        <w:sdtPr>
          <w:id w:val="14076515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customXmlDelRangeEnd w:id="532"/>
          <w:del w:id="533" w:author="PENNING Mireille" w:date="2025-11-25T15:06:00Z">
            <w:r w:rsidR="00A0090C" w:rsidDel="00700320">
              <w:rPr>
                <w:rFonts w:ascii="MS Gothic" w:eastAsia="MS Gothic" w:hAnsi="MS Gothic" w:hint="eastAsia"/>
              </w:rPr>
              <w:delText>☐</w:delText>
            </w:r>
          </w:del>
          <w:customXmlDelRangeStart w:id="534" w:author="PENNING Mireille" w:date="2025-11-25T15:06:00Z"/>
        </w:sdtContent>
      </w:sdt>
      <w:customXmlDelRangeEnd w:id="534"/>
      <w:del w:id="535" w:author="PENNING Mireille" w:date="2025-11-25T15:06:00Z">
        <w:r w:rsidR="00A0090C" w:rsidRPr="004078A3" w:rsidDel="00700320">
          <w:delText xml:space="preserve">   </w:delText>
        </w:r>
      </w:del>
      <w:r w:rsidR="00975B66" w:rsidRPr="000D74E0">
        <w:rPr>
          <w:rStyle w:val="Iwwerschrft2Zchn"/>
          <w:sz w:val="28"/>
          <w:szCs w:val="28"/>
        </w:rPr>
        <w:t>Compétences essentielles à la vie autonome et la participation maximale</w:t>
      </w:r>
    </w:p>
    <w:p w14:paraId="0AB892C0" w14:textId="77777777" w:rsidR="00E57641" w:rsidRPr="00E57641" w:rsidDel="00700320" w:rsidRDefault="00E57641" w:rsidP="00E57641">
      <w:pPr>
        <w:rPr>
          <w:del w:id="536" w:author="PENNING Mireille" w:date="2025-11-25T15:07:00Z"/>
        </w:rPr>
      </w:pPr>
    </w:p>
    <w:p w14:paraId="7A862BBA" w14:textId="1355664B" w:rsidR="00E57641" w:rsidRPr="00700320" w:rsidRDefault="00E57641">
      <w:pPr>
        <w:rPr>
          <w:b/>
          <w:bCs/>
          <w:rPrChange w:id="537" w:author="PENNING Mireille" w:date="2025-11-25T15:07:00Z">
            <w:rPr/>
          </w:rPrChange>
        </w:rPr>
        <w:pPrChange w:id="538" w:author="PENNING Mireille" w:date="2025-11-25T15:07:00Z">
          <w:pPr>
            <w:pStyle w:val="Lschteparagraph"/>
            <w:ind w:left="142"/>
          </w:pPr>
        </w:pPrChange>
      </w:pPr>
    </w:p>
    <w:tbl>
      <w:tblPr>
        <w:tblStyle w:val="TabellGrille"/>
        <w:tblW w:w="9214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4536"/>
        <w:gridCol w:w="4678"/>
      </w:tblGrid>
      <w:tr w:rsidR="007C4D1A" w14:paraId="2FCBEC85" w14:textId="77777777" w:rsidTr="00F437D1">
        <w:trPr>
          <w:trHeight w:val="653"/>
        </w:trPr>
        <w:tc>
          <w:tcPr>
            <w:tcW w:w="4536" w:type="dxa"/>
            <w:shd w:val="clear" w:color="auto" w:fill="D9D9D9" w:themeFill="background1" w:themeFillShade="D9"/>
            <w:vAlign w:val="center"/>
          </w:tcPr>
          <w:p w14:paraId="19210544" w14:textId="77777777" w:rsidR="007C4D1A" w:rsidRDefault="007C4D1A" w:rsidP="00F437D1">
            <w:pPr>
              <w:rPr>
                <w:b/>
                <w:bCs/>
              </w:rPr>
            </w:pPr>
            <w:r>
              <w:rPr>
                <w:b/>
                <w:bCs/>
              </w:rPr>
              <w:t>Domaine(s)</w:t>
            </w:r>
          </w:p>
        </w:tc>
        <w:tc>
          <w:tcPr>
            <w:tcW w:w="4678" w:type="dxa"/>
            <w:shd w:val="clear" w:color="auto" w:fill="D9D9D9" w:themeFill="background1" w:themeFillShade="D9"/>
            <w:vAlign w:val="center"/>
          </w:tcPr>
          <w:p w14:paraId="22D3BB7A" w14:textId="3367049B" w:rsidR="007C4D1A" w:rsidRDefault="00D23A39" w:rsidP="00F437D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Compétences actuelles </w:t>
            </w:r>
          </w:p>
        </w:tc>
      </w:tr>
      <w:tr w:rsidR="007C4D1A" w14:paraId="416D06A8" w14:textId="77777777" w:rsidTr="00F437D1">
        <w:tc>
          <w:tcPr>
            <w:tcW w:w="4536" w:type="dxa"/>
            <w:vAlign w:val="center"/>
          </w:tcPr>
          <w:p w14:paraId="7B433357" w14:textId="77777777" w:rsidR="00700320" w:rsidRDefault="00700320" w:rsidP="00700320">
            <w:pPr>
              <w:rPr>
                <w:ins w:id="539" w:author="PENNING Mireille" w:date="2025-11-25T15:07:00Z"/>
              </w:rPr>
            </w:pPr>
            <w:ins w:id="540" w:author="PENNING Mireille" w:date="2025-11-25T15:07:00Z">
              <w:r>
                <w:rPr>
                  <w:noProof/>
                </w:rPr>
                <w:t xml:space="preserve">Autres </w:t>
              </w:r>
              <w:r w:rsidRPr="00A92E98">
                <w:rPr>
                  <w:noProof/>
                  <w:color w:val="FF0000"/>
                </w:rPr>
                <w:t>(objectifs indépendants des objectifs de l’ELDiB)</w:t>
              </w:r>
            </w:ins>
          </w:p>
          <w:p w14:paraId="3D3D82CF" w14:textId="7A0A6149" w:rsidR="007C4D1A" w:rsidDel="00700320" w:rsidRDefault="007C4D1A" w:rsidP="00F437D1">
            <w:pPr>
              <w:rPr>
                <w:del w:id="541" w:author="PENNING Mireille" w:date="2025-11-25T15:07:00Z"/>
              </w:rPr>
            </w:pPr>
          </w:p>
          <w:p w14:paraId="7BD00687" w14:textId="77777777" w:rsidR="007C4D1A" w:rsidDel="00132D91" w:rsidRDefault="007C4D1A" w:rsidP="00F437D1">
            <w:pPr>
              <w:rPr>
                <w:del w:id="542" w:author="PENNING Mireille" w:date="2025-12-02T15:40:00Z"/>
              </w:rPr>
            </w:pPr>
          </w:p>
          <w:p w14:paraId="7697663F" w14:textId="77777777" w:rsidR="007C4D1A" w:rsidRPr="002B1E79" w:rsidRDefault="007C4D1A" w:rsidP="00F437D1"/>
        </w:tc>
        <w:tc>
          <w:tcPr>
            <w:tcW w:w="4678" w:type="dxa"/>
            <w:vAlign w:val="center"/>
          </w:tcPr>
          <w:p w14:paraId="293A6CCF" w14:textId="77777777" w:rsidR="007C4D1A" w:rsidRDefault="007C4D1A" w:rsidP="00F437D1">
            <w:pPr>
              <w:rPr>
                <w:b/>
                <w:bCs/>
              </w:rPr>
            </w:pPr>
          </w:p>
        </w:tc>
      </w:tr>
      <w:tr w:rsidR="007C4D1A" w14:paraId="751AA776" w14:textId="77777777" w:rsidTr="00F437D1">
        <w:trPr>
          <w:trHeight w:val="607"/>
        </w:trPr>
        <w:tc>
          <w:tcPr>
            <w:tcW w:w="9214" w:type="dxa"/>
            <w:gridSpan w:val="2"/>
            <w:shd w:val="clear" w:color="auto" w:fill="D9D9D9" w:themeFill="background1" w:themeFillShade="D9"/>
            <w:vAlign w:val="center"/>
          </w:tcPr>
          <w:p w14:paraId="0EA5437C" w14:textId="77777777" w:rsidR="007C4D1A" w:rsidRPr="0035312A" w:rsidRDefault="007C4D1A" w:rsidP="00F437D1">
            <w:pPr>
              <w:rPr>
                <w:b/>
                <w:bCs/>
              </w:rPr>
            </w:pPr>
            <w:r w:rsidRPr="0035312A">
              <w:rPr>
                <w:b/>
                <w:bCs/>
              </w:rPr>
              <w:t>Objectif(s)</w:t>
            </w:r>
          </w:p>
        </w:tc>
      </w:tr>
      <w:tr w:rsidR="007C4D1A" w14:paraId="3BA3937F" w14:textId="77777777" w:rsidTr="00F437D1">
        <w:trPr>
          <w:trHeight w:val="894"/>
        </w:trPr>
        <w:tc>
          <w:tcPr>
            <w:tcW w:w="9214" w:type="dxa"/>
            <w:gridSpan w:val="2"/>
            <w:vAlign w:val="center"/>
          </w:tcPr>
          <w:p w14:paraId="1A975BA5" w14:textId="77777777" w:rsidR="007C4D1A" w:rsidRDefault="007C4D1A" w:rsidP="00F437D1">
            <w:pPr>
              <w:rPr>
                <w:b/>
                <w:bCs/>
              </w:rPr>
            </w:pPr>
          </w:p>
        </w:tc>
      </w:tr>
      <w:tr w:rsidR="007C4D1A" w14:paraId="7398A235" w14:textId="77777777" w:rsidTr="00F437D1">
        <w:trPr>
          <w:trHeight w:val="607"/>
        </w:trPr>
        <w:tc>
          <w:tcPr>
            <w:tcW w:w="9214" w:type="dxa"/>
            <w:gridSpan w:val="2"/>
            <w:shd w:val="clear" w:color="auto" w:fill="D9D9D9" w:themeFill="background1" w:themeFillShade="D9"/>
            <w:vAlign w:val="center"/>
          </w:tcPr>
          <w:p w14:paraId="0D5E3EB7" w14:textId="77777777" w:rsidR="007C4D1A" w:rsidRDefault="007C4D1A" w:rsidP="00F437D1">
            <w:pPr>
              <w:rPr>
                <w:b/>
                <w:bCs/>
              </w:rPr>
            </w:pPr>
            <w:r w:rsidRPr="0035312A">
              <w:rPr>
                <w:b/>
                <w:bCs/>
              </w:rPr>
              <w:t>Méthode(s)</w:t>
            </w:r>
            <w:r>
              <w:rPr>
                <w:b/>
                <w:bCs/>
              </w:rPr>
              <w:t xml:space="preserve"> et stratégie(s)</w:t>
            </w:r>
          </w:p>
        </w:tc>
      </w:tr>
      <w:tr w:rsidR="007C4D1A" w14:paraId="5C3F0CB4" w14:textId="77777777" w:rsidTr="00F437D1">
        <w:trPr>
          <w:trHeight w:val="724"/>
        </w:trPr>
        <w:tc>
          <w:tcPr>
            <w:tcW w:w="9214" w:type="dxa"/>
            <w:gridSpan w:val="2"/>
            <w:shd w:val="clear" w:color="auto" w:fill="auto"/>
            <w:vAlign w:val="center"/>
          </w:tcPr>
          <w:p w14:paraId="4193C024" w14:textId="77777777" w:rsidR="007C4D1A" w:rsidRDefault="007C4D1A" w:rsidP="00F437D1">
            <w:pPr>
              <w:rPr>
                <w:b/>
                <w:bCs/>
              </w:rPr>
            </w:pPr>
          </w:p>
        </w:tc>
      </w:tr>
      <w:tr w:rsidR="007C4D1A" w14:paraId="506F4E44" w14:textId="77777777" w:rsidTr="00F437D1">
        <w:trPr>
          <w:trHeight w:val="709"/>
        </w:trPr>
        <w:tc>
          <w:tcPr>
            <w:tcW w:w="9214" w:type="dxa"/>
            <w:gridSpan w:val="2"/>
            <w:shd w:val="clear" w:color="auto" w:fill="D9D9D9" w:themeFill="background1" w:themeFillShade="D9"/>
            <w:vAlign w:val="center"/>
          </w:tcPr>
          <w:p w14:paraId="79D7373E" w14:textId="77777777" w:rsidR="007C4D1A" w:rsidRDefault="007C4D1A" w:rsidP="00F437D1">
            <w:pPr>
              <w:rPr>
                <w:b/>
                <w:bCs/>
              </w:rPr>
            </w:pPr>
            <w:r>
              <w:rPr>
                <w:b/>
                <w:bCs/>
              </w:rPr>
              <w:t>Observation(s) et adaptation(s)</w:t>
            </w:r>
          </w:p>
        </w:tc>
      </w:tr>
      <w:tr w:rsidR="007C4D1A" w14:paraId="66D0A551" w14:textId="77777777" w:rsidTr="004D00B9">
        <w:trPr>
          <w:trHeight w:val="826"/>
        </w:trPr>
        <w:tc>
          <w:tcPr>
            <w:tcW w:w="9214" w:type="dxa"/>
            <w:gridSpan w:val="2"/>
          </w:tcPr>
          <w:p w14:paraId="591A7393" w14:textId="77777777" w:rsidR="007C4D1A" w:rsidRDefault="007C4D1A" w:rsidP="004D00B9">
            <w:pPr>
              <w:rPr>
                <w:b/>
                <w:bCs/>
              </w:rPr>
            </w:pPr>
          </w:p>
        </w:tc>
      </w:tr>
    </w:tbl>
    <w:p w14:paraId="6D1C9561" w14:textId="1EF7210F" w:rsidR="00E57641" w:rsidRDefault="00E16E39" w:rsidP="00E57641">
      <w:pPr>
        <w:pStyle w:val="Lschteparagraph"/>
        <w:ind w:left="142"/>
        <w:rPr>
          <w:b/>
          <w:bCs/>
        </w:rPr>
      </w:pPr>
      <w:del w:id="543" w:author="PENNING Mireille" w:date="2025-11-25T14:59:00Z">
        <w:r w:rsidRPr="00DE75DC" w:rsidDel="00AD12AB">
          <w:rPr>
            <w:rFonts w:ascii="Plus Jakarta Sans" w:hAnsi="Plus Jakarta Sans"/>
            <w:noProof/>
          </w:rPr>
          <w:drawing>
            <wp:inline distT="0" distB="0" distL="0" distR="0" wp14:anchorId="3CB2E00F" wp14:editId="09BC07C1">
              <wp:extent cx="190527" cy="190527"/>
              <wp:effectExtent l="0" t="0" r="0" b="0"/>
              <wp:docPr id="6" name="Picture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27" cy="19052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tbl>
      <w:tblPr>
        <w:tblStyle w:val="TabellGrille"/>
        <w:tblW w:w="9214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4536"/>
        <w:gridCol w:w="4678"/>
      </w:tblGrid>
      <w:tr w:rsidR="00132D91" w14:paraId="023DDCF9" w14:textId="77777777" w:rsidTr="00FB3E79">
        <w:trPr>
          <w:trHeight w:val="653"/>
          <w:ins w:id="544" w:author="PENNING Mireille" w:date="2025-12-02T15:40:00Z"/>
        </w:trPr>
        <w:tc>
          <w:tcPr>
            <w:tcW w:w="4536" w:type="dxa"/>
            <w:shd w:val="clear" w:color="auto" w:fill="D9D9D9" w:themeFill="background1" w:themeFillShade="D9"/>
            <w:vAlign w:val="center"/>
          </w:tcPr>
          <w:p w14:paraId="6D2AD5F1" w14:textId="77777777" w:rsidR="00132D91" w:rsidRDefault="00132D91" w:rsidP="00FB3E79">
            <w:pPr>
              <w:rPr>
                <w:ins w:id="545" w:author="PENNING Mireille" w:date="2025-12-02T15:40:00Z"/>
                <w:b/>
                <w:bCs/>
              </w:rPr>
            </w:pPr>
            <w:ins w:id="546" w:author="PENNING Mireille" w:date="2025-12-02T15:40:00Z">
              <w:r>
                <w:rPr>
                  <w:b/>
                  <w:bCs/>
                </w:rPr>
                <w:t>Domaine(s)</w:t>
              </w:r>
            </w:ins>
          </w:p>
        </w:tc>
        <w:tc>
          <w:tcPr>
            <w:tcW w:w="4678" w:type="dxa"/>
            <w:shd w:val="clear" w:color="auto" w:fill="D9D9D9" w:themeFill="background1" w:themeFillShade="D9"/>
            <w:vAlign w:val="center"/>
          </w:tcPr>
          <w:p w14:paraId="1F5E5DB6" w14:textId="77777777" w:rsidR="00132D91" w:rsidRDefault="00132D91" w:rsidP="00FB3E79">
            <w:pPr>
              <w:rPr>
                <w:ins w:id="547" w:author="PENNING Mireille" w:date="2025-12-02T15:40:00Z"/>
                <w:b/>
                <w:bCs/>
              </w:rPr>
            </w:pPr>
            <w:ins w:id="548" w:author="PENNING Mireille" w:date="2025-12-02T15:40:00Z">
              <w:r>
                <w:rPr>
                  <w:b/>
                  <w:bCs/>
                </w:rPr>
                <w:t xml:space="preserve">Compétences actuelles </w:t>
              </w:r>
            </w:ins>
          </w:p>
        </w:tc>
      </w:tr>
      <w:tr w:rsidR="00132D91" w14:paraId="71D09718" w14:textId="77777777" w:rsidTr="00FB3E79">
        <w:trPr>
          <w:ins w:id="549" w:author="PENNING Mireille" w:date="2025-12-02T15:40:00Z"/>
        </w:trPr>
        <w:tc>
          <w:tcPr>
            <w:tcW w:w="4536" w:type="dxa"/>
            <w:vAlign w:val="center"/>
          </w:tcPr>
          <w:p w14:paraId="1901A8A2" w14:textId="03C95982" w:rsidR="00132D91" w:rsidRDefault="00132D91" w:rsidP="00FB3E79">
            <w:pPr>
              <w:rPr>
                <w:ins w:id="550" w:author="PENNING Mireille" w:date="2025-12-02T15:40:00Z"/>
              </w:rPr>
            </w:pPr>
            <w:ins w:id="551" w:author="PENNING Mireille" w:date="2025-12-02T15:40:00Z">
              <w:r>
                <w:t>Culture et loisirs</w:t>
              </w:r>
            </w:ins>
          </w:p>
          <w:p w14:paraId="2D9F26F2" w14:textId="5B3B2940" w:rsidR="00132D91" w:rsidRPr="002B1E79" w:rsidRDefault="00132D91" w:rsidP="00FB3E79">
            <w:pPr>
              <w:rPr>
                <w:ins w:id="552" w:author="PENNING Mireille" w:date="2025-12-02T15:40:00Z"/>
              </w:rPr>
            </w:pPr>
          </w:p>
        </w:tc>
        <w:tc>
          <w:tcPr>
            <w:tcW w:w="4678" w:type="dxa"/>
            <w:vAlign w:val="center"/>
          </w:tcPr>
          <w:p w14:paraId="4DA5EF0D" w14:textId="77777777" w:rsidR="00132D91" w:rsidRDefault="00132D91" w:rsidP="00FB3E79">
            <w:pPr>
              <w:rPr>
                <w:ins w:id="553" w:author="PENNING Mireille" w:date="2025-12-02T15:40:00Z"/>
                <w:b/>
                <w:bCs/>
              </w:rPr>
            </w:pPr>
          </w:p>
        </w:tc>
      </w:tr>
      <w:tr w:rsidR="00132D91" w14:paraId="67CA675D" w14:textId="77777777" w:rsidTr="00FB3E79">
        <w:trPr>
          <w:trHeight w:val="607"/>
          <w:ins w:id="554" w:author="PENNING Mireille" w:date="2025-12-02T15:40:00Z"/>
        </w:trPr>
        <w:tc>
          <w:tcPr>
            <w:tcW w:w="9214" w:type="dxa"/>
            <w:gridSpan w:val="2"/>
            <w:shd w:val="clear" w:color="auto" w:fill="D9D9D9" w:themeFill="background1" w:themeFillShade="D9"/>
            <w:vAlign w:val="center"/>
          </w:tcPr>
          <w:p w14:paraId="6A415799" w14:textId="77777777" w:rsidR="00132D91" w:rsidRPr="0035312A" w:rsidRDefault="00132D91" w:rsidP="00FB3E79">
            <w:pPr>
              <w:rPr>
                <w:ins w:id="555" w:author="PENNING Mireille" w:date="2025-12-02T15:40:00Z"/>
                <w:b/>
                <w:bCs/>
              </w:rPr>
            </w:pPr>
            <w:ins w:id="556" w:author="PENNING Mireille" w:date="2025-12-02T15:40:00Z">
              <w:r w:rsidRPr="0035312A">
                <w:rPr>
                  <w:b/>
                  <w:bCs/>
                </w:rPr>
                <w:t>Objectif(s)</w:t>
              </w:r>
            </w:ins>
          </w:p>
        </w:tc>
      </w:tr>
      <w:tr w:rsidR="00132D91" w14:paraId="3720DC75" w14:textId="77777777" w:rsidTr="00FB3E79">
        <w:trPr>
          <w:trHeight w:val="894"/>
          <w:ins w:id="557" w:author="PENNING Mireille" w:date="2025-12-02T15:40:00Z"/>
        </w:trPr>
        <w:tc>
          <w:tcPr>
            <w:tcW w:w="9214" w:type="dxa"/>
            <w:gridSpan w:val="2"/>
            <w:vAlign w:val="center"/>
          </w:tcPr>
          <w:p w14:paraId="5AEC525F" w14:textId="77777777" w:rsidR="00132D91" w:rsidRDefault="00132D91" w:rsidP="00FB3E79">
            <w:pPr>
              <w:rPr>
                <w:ins w:id="558" w:author="PENNING Mireille" w:date="2025-12-02T15:40:00Z"/>
                <w:b/>
                <w:bCs/>
              </w:rPr>
            </w:pPr>
          </w:p>
        </w:tc>
      </w:tr>
      <w:tr w:rsidR="00132D91" w14:paraId="231FA33A" w14:textId="77777777" w:rsidTr="00FB3E79">
        <w:trPr>
          <w:trHeight w:val="607"/>
          <w:ins w:id="559" w:author="PENNING Mireille" w:date="2025-12-02T15:40:00Z"/>
        </w:trPr>
        <w:tc>
          <w:tcPr>
            <w:tcW w:w="9214" w:type="dxa"/>
            <w:gridSpan w:val="2"/>
            <w:shd w:val="clear" w:color="auto" w:fill="D9D9D9" w:themeFill="background1" w:themeFillShade="D9"/>
            <w:vAlign w:val="center"/>
          </w:tcPr>
          <w:p w14:paraId="02B63519" w14:textId="77777777" w:rsidR="00132D91" w:rsidRDefault="00132D91" w:rsidP="00FB3E79">
            <w:pPr>
              <w:rPr>
                <w:ins w:id="560" w:author="PENNING Mireille" w:date="2025-12-02T15:40:00Z"/>
                <w:b/>
                <w:bCs/>
              </w:rPr>
            </w:pPr>
            <w:ins w:id="561" w:author="PENNING Mireille" w:date="2025-12-02T15:40:00Z">
              <w:r w:rsidRPr="0035312A">
                <w:rPr>
                  <w:b/>
                  <w:bCs/>
                </w:rPr>
                <w:t>Méthode(s)</w:t>
              </w:r>
              <w:r>
                <w:rPr>
                  <w:b/>
                  <w:bCs/>
                </w:rPr>
                <w:t xml:space="preserve"> et stratégie(s)</w:t>
              </w:r>
            </w:ins>
          </w:p>
        </w:tc>
      </w:tr>
      <w:tr w:rsidR="00132D91" w14:paraId="2C0405FE" w14:textId="77777777" w:rsidTr="00FB3E79">
        <w:trPr>
          <w:trHeight w:val="724"/>
          <w:ins w:id="562" w:author="PENNING Mireille" w:date="2025-12-02T15:40:00Z"/>
        </w:trPr>
        <w:tc>
          <w:tcPr>
            <w:tcW w:w="9214" w:type="dxa"/>
            <w:gridSpan w:val="2"/>
            <w:shd w:val="clear" w:color="auto" w:fill="auto"/>
            <w:vAlign w:val="center"/>
          </w:tcPr>
          <w:p w14:paraId="0FC5A2D2" w14:textId="77777777" w:rsidR="00132D91" w:rsidRDefault="00132D91" w:rsidP="00FB3E79">
            <w:pPr>
              <w:rPr>
                <w:ins w:id="563" w:author="PENNING Mireille" w:date="2025-12-02T15:40:00Z"/>
                <w:b/>
                <w:bCs/>
              </w:rPr>
            </w:pPr>
          </w:p>
        </w:tc>
      </w:tr>
      <w:tr w:rsidR="00132D91" w14:paraId="494E0570" w14:textId="77777777" w:rsidTr="00FB3E79">
        <w:trPr>
          <w:trHeight w:val="709"/>
          <w:ins w:id="564" w:author="PENNING Mireille" w:date="2025-12-02T15:40:00Z"/>
        </w:trPr>
        <w:tc>
          <w:tcPr>
            <w:tcW w:w="9214" w:type="dxa"/>
            <w:gridSpan w:val="2"/>
            <w:shd w:val="clear" w:color="auto" w:fill="D9D9D9" w:themeFill="background1" w:themeFillShade="D9"/>
            <w:vAlign w:val="center"/>
          </w:tcPr>
          <w:p w14:paraId="3166A17D" w14:textId="77777777" w:rsidR="00132D91" w:rsidRDefault="00132D91" w:rsidP="00FB3E79">
            <w:pPr>
              <w:rPr>
                <w:ins w:id="565" w:author="PENNING Mireille" w:date="2025-12-02T15:40:00Z"/>
                <w:b/>
                <w:bCs/>
              </w:rPr>
            </w:pPr>
            <w:ins w:id="566" w:author="PENNING Mireille" w:date="2025-12-02T15:40:00Z">
              <w:r>
                <w:rPr>
                  <w:b/>
                  <w:bCs/>
                </w:rPr>
                <w:t>Observation(s) et adaptation(s)</w:t>
              </w:r>
            </w:ins>
          </w:p>
        </w:tc>
      </w:tr>
      <w:tr w:rsidR="00132D91" w14:paraId="3C5165D2" w14:textId="77777777" w:rsidTr="00FB3E79">
        <w:trPr>
          <w:trHeight w:val="826"/>
          <w:ins w:id="567" w:author="PENNING Mireille" w:date="2025-12-02T15:40:00Z"/>
        </w:trPr>
        <w:tc>
          <w:tcPr>
            <w:tcW w:w="9214" w:type="dxa"/>
            <w:gridSpan w:val="2"/>
          </w:tcPr>
          <w:p w14:paraId="51336909" w14:textId="77777777" w:rsidR="00132D91" w:rsidRDefault="00132D91" w:rsidP="00FB3E79">
            <w:pPr>
              <w:rPr>
                <w:ins w:id="568" w:author="PENNING Mireille" w:date="2025-12-02T15:40:00Z"/>
                <w:b/>
                <w:bCs/>
              </w:rPr>
            </w:pPr>
          </w:p>
        </w:tc>
      </w:tr>
    </w:tbl>
    <w:p w14:paraId="0E774D33" w14:textId="74D725F2" w:rsidR="00805996" w:rsidDel="00132D91" w:rsidRDefault="00805996" w:rsidP="00B8429E">
      <w:pPr>
        <w:pStyle w:val="KeenOfstand"/>
        <w:rPr>
          <w:del w:id="569" w:author="PENNING Mireille" w:date="2025-12-02T15:40:00Z"/>
        </w:rPr>
      </w:pPr>
    </w:p>
    <w:p w14:paraId="7CD7A441" w14:textId="77C54ED1" w:rsidR="00F53DE3" w:rsidDel="00700320" w:rsidRDefault="00F53DE3" w:rsidP="00B8429E">
      <w:pPr>
        <w:pStyle w:val="KeenOfstand"/>
        <w:rPr>
          <w:del w:id="570" w:author="PENNING Mireille" w:date="2025-11-25T15:07:00Z"/>
        </w:rPr>
      </w:pPr>
    </w:p>
    <w:p w14:paraId="676D95D8" w14:textId="6F6844CF" w:rsidR="00F53DE3" w:rsidDel="00700320" w:rsidRDefault="00F53DE3" w:rsidP="00B8429E">
      <w:pPr>
        <w:pStyle w:val="KeenOfstand"/>
        <w:rPr>
          <w:del w:id="571" w:author="PENNING Mireille" w:date="2025-11-25T15:07:00Z"/>
        </w:rPr>
      </w:pPr>
    </w:p>
    <w:p w14:paraId="1B24F61F" w14:textId="02736C2A" w:rsidR="00F53DE3" w:rsidDel="00700320" w:rsidRDefault="00F53DE3" w:rsidP="00B8429E">
      <w:pPr>
        <w:pStyle w:val="KeenOfstand"/>
        <w:rPr>
          <w:del w:id="572" w:author="PENNING Mireille" w:date="2025-11-25T15:07:00Z"/>
        </w:rPr>
      </w:pPr>
    </w:p>
    <w:p w14:paraId="210945D3" w14:textId="7BC87CD4" w:rsidR="00E32A8A" w:rsidDel="00700320" w:rsidRDefault="00E32A8A" w:rsidP="00B8429E">
      <w:pPr>
        <w:pStyle w:val="KeenOfstand"/>
        <w:rPr>
          <w:del w:id="573" w:author="PENNING Mireille" w:date="2025-11-25T15:07:00Z"/>
        </w:rPr>
      </w:pPr>
    </w:p>
    <w:p w14:paraId="5569C54E" w14:textId="31744175" w:rsidR="00E32A8A" w:rsidDel="00700320" w:rsidRDefault="00E32A8A" w:rsidP="00B8429E">
      <w:pPr>
        <w:pStyle w:val="KeenOfstand"/>
        <w:rPr>
          <w:del w:id="574" w:author="PENNING Mireille" w:date="2025-11-25T15:07:00Z"/>
        </w:rPr>
      </w:pPr>
    </w:p>
    <w:p w14:paraId="53FFE1BF" w14:textId="78723839" w:rsidR="00E32A8A" w:rsidDel="00700320" w:rsidRDefault="00E32A8A" w:rsidP="00B8429E">
      <w:pPr>
        <w:pStyle w:val="KeenOfstand"/>
        <w:rPr>
          <w:del w:id="575" w:author="PENNING Mireille" w:date="2025-11-25T15:07:00Z"/>
        </w:rPr>
      </w:pPr>
    </w:p>
    <w:p w14:paraId="50E3DECA" w14:textId="308C7700" w:rsidR="00E32A8A" w:rsidDel="00700320" w:rsidRDefault="00E32A8A" w:rsidP="00B8429E">
      <w:pPr>
        <w:pStyle w:val="KeenOfstand"/>
        <w:rPr>
          <w:del w:id="576" w:author="PENNING Mireille" w:date="2025-11-25T15:07:00Z"/>
        </w:rPr>
      </w:pPr>
    </w:p>
    <w:p w14:paraId="17BE08A1" w14:textId="74C98AE5" w:rsidR="00E32A8A" w:rsidDel="00700320" w:rsidRDefault="00E32A8A" w:rsidP="00B8429E">
      <w:pPr>
        <w:pStyle w:val="KeenOfstand"/>
        <w:rPr>
          <w:del w:id="577" w:author="PENNING Mireille" w:date="2025-11-25T15:07:00Z"/>
        </w:rPr>
      </w:pPr>
    </w:p>
    <w:p w14:paraId="72E271D1" w14:textId="6E4C840A" w:rsidR="00E32A8A" w:rsidDel="00700320" w:rsidRDefault="00E32A8A" w:rsidP="00B8429E">
      <w:pPr>
        <w:pStyle w:val="KeenOfstand"/>
        <w:rPr>
          <w:del w:id="578" w:author="PENNING Mireille" w:date="2025-11-25T15:07:00Z"/>
        </w:rPr>
      </w:pPr>
    </w:p>
    <w:p w14:paraId="08726694" w14:textId="01140EAD" w:rsidR="00E32A8A" w:rsidDel="00700320" w:rsidRDefault="00E32A8A" w:rsidP="00B8429E">
      <w:pPr>
        <w:pStyle w:val="KeenOfstand"/>
        <w:rPr>
          <w:del w:id="579" w:author="PENNING Mireille" w:date="2025-11-25T15:07:00Z"/>
        </w:rPr>
      </w:pPr>
    </w:p>
    <w:p w14:paraId="7983B280" w14:textId="3082AF95" w:rsidR="00E32A8A" w:rsidDel="00700320" w:rsidRDefault="00E32A8A" w:rsidP="00B8429E">
      <w:pPr>
        <w:pStyle w:val="KeenOfstand"/>
        <w:rPr>
          <w:del w:id="580" w:author="PENNING Mireille" w:date="2025-11-25T15:07:00Z"/>
        </w:rPr>
      </w:pPr>
    </w:p>
    <w:p w14:paraId="2096A672" w14:textId="4E7C298C" w:rsidR="00BD6EFA" w:rsidDel="00700320" w:rsidRDefault="00BD6EFA" w:rsidP="00B8429E">
      <w:pPr>
        <w:pStyle w:val="KeenOfstand"/>
        <w:rPr>
          <w:del w:id="581" w:author="PENNING Mireille" w:date="2025-11-25T15:07:00Z"/>
        </w:rPr>
      </w:pPr>
    </w:p>
    <w:p w14:paraId="0C52BA4D" w14:textId="5CC1D8AA" w:rsidR="00BD6EFA" w:rsidDel="00700320" w:rsidRDefault="00BD6EFA" w:rsidP="00B8429E">
      <w:pPr>
        <w:pStyle w:val="KeenOfstand"/>
        <w:rPr>
          <w:del w:id="582" w:author="PENNING Mireille" w:date="2025-11-25T15:07:00Z"/>
        </w:rPr>
      </w:pPr>
    </w:p>
    <w:p w14:paraId="13A1D08C" w14:textId="77777777" w:rsidR="00BD6EFA" w:rsidDel="00700320" w:rsidRDefault="00BD6EFA" w:rsidP="00B8429E">
      <w:pPr>
        <w:pStyle w:val="KeenOfstand"/>
        <w:rPr>
          <w:del w:id="583" w:author="PENNING Mireille" w:date="2025-11-25T15:07:00Z"/>
        </w:rPr>
      </w:pPr>
    </w:p>
    <w:p w14:paraId="708930D4" w14:textId="2AE8F428" w:rsidR="00E32A8A" w:rsidDel="00700320" w:rsidRDefault="00E32A8A" w:rsidP="00B8429E">
      <w:pPr>
        <w:pStyle w:val="KeenOfstand"/>
        <w:rPr>
          <w:del w:id="584" w:author="PENNING Mireille" w:date="2025-11-25T15:07:00Z"/>
        </w:rPr>
      </w:pPr>
    </w:p>
    <w:p w14:paraId="42448BA2" w14:textId="34E6A129" w:rsidR="00E32A8A" w:rsidDel="00700320" w:rsidRDefault="00E32A8A" w:rsidP="00B8429E">
      <w:pPr>
        <w:pStyle w:val="KeenOfstand"/>
        <w:rPr>
          <w:del w:id="585" w:author="PENNING Mireille" w:date="2025-11-25T15:07:00Z"/>
        </w:rPr>
      </w:pPr>
    </w:p>
    <w:p w14:paraId="27948A5B" w14:textId="7826F9B7" w:rsidR="00FE0D1D" w:rsidRDefault="00FE0D1D" w:rsidP="00D23A39">
      <w:pPr>
        <w:pStyle w:val="KeenOfstand"/>
        <w:rPr>
          <w:rFonts w:ascii="Arial" w:hAnsi="Arial" w:cs="Arial"/>
          <w:b/>
          <w:bCs/>
          <w:color w:val="000000"/>
          <w:sz w:val="20"/>
          <w:szCs w:val="20"/>
          <w:lang w:val="fr-LU"/>
        </w:rPr>
      </w:pPr>
      <w:bookmarkStart w:id="586" w:name="_Toc139023846"/>
      <w:bookmarkStart w:id="587" w:name="_Toc125962979"/>
      <w:bookmarkStart w:id="588" w:name="_Toc126567162"/>
      <w:bookmarkStart w:id="589" w:name="_Toc126571218"/>
    </w:p>
    <w:p w14:paraId="0CE49C3A" w14:textId="0D42BC5D" w:rsidR="00646924" w:rsidRDefault="0072502E">
      <w:pPr>
        <w:pStyle w:val="Titel"/>
        <w:rPr>
          <w:u w:val="single"/>
          <w:lang w:val="fr-LU"/>
        </w:rPr>
        <w:pPrChange w:id="590" w:author="PENNING Mireille" w:date="2025-11-26T09:08:00Z">
          <w:pPr>
            <w:pStyle w:val="Titel"/>
            <w:jc w:val="center"/>
          </w:pPr>
        </w:pPrChange>
      </w:pPr>
      <w:r w:rsidRPr="0072502E">
        <w:rPr>
          <w:u w:val="single"/>
          <w:lang w:val="fr-LU"/>
        </w:rPr>
        <w:lastRenderedPageBreak/>
        <w:t>Signature</w:t>
      </w:r>
      <w:ins w:id="591" w:author="PENNING Mireille" w:date="2025-11-25T15:00:00Z">
        <w:r w:rsidR="00AD12AB">
          <w:rPr>
            <w:u w:val="single"/>
            <w:lang w:val="fr-LU"/>
          </w:rPr>
          <w:t>s</w:t>
        </w:r>
      </w:ins>
    </w:p>
    <w:p w14:paraId="0AD7B4A2" w14:textId="77777777" w:rsidR="00AD12AB" w:rsidRDefault="00AD12AB" w:rsidP="00AD12AB">
      <w:pPr>
        <w:rPr>
          <w:ins w:id="592" w:author="PENNING Mireille" w:date="2025-11-25T15:02:00Z"/>
          <w:b/>
          <w:lang w:val="de-DE"/>
        </w:rPr>
      </w:pPr>
    </w:p>
    <w:p w14:paraId="21F199AB" w14:textId="77777777" w:rsidR="000A5916" w:rsidRDefault="000A5916" w:rsidP="00AD12AB">
      <w:pPr>
        <w:rPr>
          <w:ins w:id="593" w:author="PENNING Mireille" w:date="2025-11-26T09:08:00Z"/>
          <w:b/>
          <w:lang w:val="de-DE"/>
        </w:rPr>
      </w:pPr>
    </w:p>
    <w:p w14:paraId="3785FD79" w14:textId="4DA1EEAA" w:rsidR="00AD12AB" w:rsidRPr="00AD12AB" w:rsidRDefault="00AD12AB" w:rsidP="00AD12AB">
      <w:pPr>
        <w:rPr>
          <w:ins w:id="594" w:author="PENNING Mireille" w:date="2025-11-25T15:01:00Z"/>
          <w:b/>
          <w:i/>
          <w:color w:val="FF6699"/>
          <w:lang w:val="de-DE"/>
          <w:rPrChange w:id="595" w:author="PENNING Mireille" w:date="2025-11-25T15:01:00Z">
            <w:rPr>
              <w:ins w:id="596" w:author="PENNING Mireille" w:date="2025-11-25T15:01:00Z"/>
              <w:b/>
              <w:i/>
              <w:color w:val="FF6699"/>
            </w:rPr>
          </w:rPrChange>
        </w:rPr>
      </w:pPr>
      <w:ins w:id="597" w:author="PENNING Mireille" w:date="2025-11-25T15:01:00Z">
        <w:r w:rsidRPr="00AD12AB">
          <w:rPr>
            <w:b/>
            <w:lang w:val="de-DE"/>
            <w:rPrChange w:id="598" w:author="PENNING Mireille" w:date="2025-11-25T15:01:00Z">
              <w:rPr>
                <w:b/>
              </w:rPr>
            </w:rPrChange>
          </w:rPr>
          <w:t xml:space="preserve">Liste de </w:t>
        </w:r>
        <w:proofErr w:type="spellStart"/>
        <w:r w:rsidRPr="00AD12AB">
          <w:rPr>
            <w:b/>
            <w:lang w:val="de-DE"/>
            <w:rPrChange w:id="599" w:author="PENNING Mireille" w:date="2025-11-25T15:01:00Z">
              <w:rPr>
                <w:b/>
              </w:rPr>
            </w:rPrChange>
          </w:rPr>
          <w:t>présence</w:t>
        </w:r>
        <w:proofErr w:type="spellEnd"/>
        <w:r w:rsidRPr="00AD12AB">
          <w:rPr>
            <w:b/>
            <w:lang w:val="de-DE"/>
            <w:rPrChange w:id="600" w:author="PENNING Mireille" w:date="2025-11-25T15:01:00Z">
              <w:rPr>
                <w:b/>
              </w:rPr>
            </w:rPrChange>
          </w:rPr>
          <w:t xml:space="preserve"> </w:t>
        </w:r>
      </w:ins>
      <w:ins w:id="601" w:author="PENNING Mireille" w:date="2025-12-02T15:53:00Z">
        <w:r w:rsidR="000976AC">
          <w:rPr>
            <w:b/>
            <w:lang w:val="de-DE"/>
          </w:rPr>
          <w:t>(</w:t>
        </w:r>
      </w:ins>
      <w:ins w:id="602" w:author="PENNING Mireille" w:date="2025-11-25T15:01:00Z">
        <w:r w:rsidRPr="000976AC">
          <w:rPr>
            <w:bCs/>
            <w:iCs/>
            <w:color w:val="FF0000"/>
            <w:lang w:val="de-DE"/>
            <w:rPrChange w:id="603" w:author="PENNING Mireille" w:date="2025-12-02T15:51:00Z">
              <w:rPr>
                <w:b/>
                <w:i/>
                <w:color w:val="FF6699"/>
              </w:rPr>
            </w:rPrChange>
          </w:rPr>
          <w:t xml:space="preserve">Tabelle </w:t>
        </w:r>
        <w:proofErr w:type="spellStart"/>
        <w:r w:rsidRPr="000976AC">
          <w:rPr>
            <w:bCs/>
            <w:iCs/>
            <w:color w:val="FF0000"/>
            <w:lang w:val="de-DE"/>
            <w:rPrChange w:id="604" w:author="PENNING Mireille" w:date="2025-12-02T15:51:00Z">
              <w:rPr>
                <w:b/>
                <w:i/>
                <w:color w:val="FF6699"/>
              </w:rPr>
            </w:rPrChange>
          </w:rPr>
          <w:t>no</w:t>
        </w:r>
        <w:proofErr w:type="spellEnd"/>
        <w:r w:rsidRPr="000976AC">
          <w:rPr>
            <w:bCs/>
            <w:iCs/>
            <w:color w:val="FF0000"/>
            <w:lang w:val="de-DE"/>
            <w:rPrChange w:id="605" w:author="PENNING Mireille" w:date="2025-12-02T15:51:00Z">
              <w:rPr>
                <w:b/>
                <w:i/>
                <w:color w:val="FF6699"/>
              </w:rPr>
            </w:rPrChange>
          </w:rPr>
          <w:t xml:space="preserve"> folgendem Muster </w:t>
        </w:r>
        <w:proofErr w:type="spellStart"/>
        <w:r w:rsidRPr="000976AC">
          <w:rPr>
            <w:bCs/>
            <w:iCs/>
            <w:color w:val="FF0000"/>
            <w:lang w:val="de-DE"/>
            <w:rPrChange w:id="606" w:author="PENNING Mireille" w:date="2025-12-02T15:51:00Z">
              <w:rPr>
                <w:b/>
                <w:i/>
                <w:color w:val="FF6699"/>
              </w:rPr>
            </w:rPrChange>
          </w:rPr>
          <w:t>ausfëllen</w:t>
        </w:r>
        <w:proofErr w:type="spellEnd"/>
        <w:r w:rsidRPr="000976AC">
          <w:rPr>
            <w:bCs/>
            <w:iCs/>
            <w:color w:val="FF0000"/>
            <w:lang w:val="de-DE"/>
            <w:rPrChange w:id="607" w:author="PENNING Mireille" w:date="2025-12-02T15:51:00Z">
              <w:rPr>
                <w:b/>
                <w:i/>
                <w:color w:val="FF6699"/>
              </w:rPr>
            </w:rPrChange>
          </w:rPr>
          <w:t xml:space="preserve"> an </w:t>
        </w:r>
      </w:ins>
      <w:ins w:id="608" w:author="PENNING Mireille" w:date="2025-12-02T15:53:00Z">
        <w:r w:rsidR="000976AC" w:rsidRPr="00FB3E79">
          <w:rPr>
            <w:bCs/>
            <w:iCs/>
            <w:color w:val="FF0000"/>
            <w:lang w:val="de-DE"/>
          </w:rPr>
          <w:t xml:space="preserve">Zeilen, </w:t>
        </w:r>
        <w:proofErr w:type="spellStart"/>
        <w:r w:rsidR="000976AC" w:rsidRPr="00FB3E79">
          <w:rPr>
            <w:bCs/>
            <w:iCs/>
            <w:color w:val="FF0000"/>
            <w:lang w:val="de-DE"/>
          </w:rPr>
          <w:t>déi</w:t>
        </w:r>
        <w:proofErr w:type="spellEnd"/>
        <w:r w:rsidR="000976AC" w:rsidRPr="00FB3E79">
          <w:rPr>
            <w:bCs/>
            <w:iCs/>
            <w:color w:val="FF0000"/>
            <w:lang w:val="de-DE"/>
          </w:rPr>
          <w:t xml:space="preserve"> </w:t>
        </w:r>
        <w:proofErr w:type="spellStart"/>
        <w:r w:rsidR="000976AC" w:rsidRPr="00FB3E79">
          <w:rPr>
            <w:bCs/>
            <w:iCs/>
            <w:color w:val="FF0000"/>
            <w:lang w:val="de-DE"/>
          </w:rPr>
          <w:t>herno</w:t>
        </w:r>
        <w:proofErr w:type="spellEnd"/>
        <w:r w:rsidR="000976AC" w:rsidRPr="00FB3E79">
          <w:rPr>
            <w:bCs/>
            <w:iCs/>
            <w:color w:val="FF0000"/>
            <w:lang w:val="de-DE"/>
          </w:rPr>
          <w:t xml:space="preserve"> </w:t>
        </w:r>
        <w:proofErr w:type="spellStart"/>
        <w:r w:rsidR="000976AC" w:rsidRPr="00FB3E79">
          <w:rPr>
            <w:bCs/>
            <w:iCs/>
            <w:color w:val="FF0000"/>
            <w:lang w:val="de-DE"/>
          </w:rPr>
          <w:t>zevill</w:t>
        </w:r>
        <w:proofErr w:type="spellEnd"/>
        <w:r w:rsidR="000976AC" w:rsidRPr="00FB3E79">
          <w:rPr>
            <w:bCs/>
            <w:iCs/>
            <w:color w:val="FF0000"/>
            <w:lang w:val="de-DE"/>
          </w:rPr>
          <w:t xml:space="preserve"> sinn </w:t>
        </w:r>
        <w:proofErr w:type="spellStart"/>
        <w:r w:rsidR="000976AC" w:rsidRPr="00FB3E79">
          <w:rPr>
            <w:bCs/>
            <w:iCs/>
            <w:color w:val="FF0000"/>
            <w:lang w:val="de-DE"/>
          </w:rPr>
          <w:t>eraushuelen</w:t>
        </w:r>
        <w:proofErr w:type="spellEnd"/>
        <w:r w:rsidR="000976AC">
          <w:rPr>
            <w:bCs/>
            <w:iCs/>
            <w:color w:val="FF0000"/>
            <w:lang w:val="de-DE"/>
          </w:rPr>
          <w:t>)</w:t>
        </w:r>
      </w:ins>
    </w:p>
    <w:tbl>
      <w:tblPr>
        <w:tblStyle w:val="TabellGrille"/>
        <w:tblW w:w="0" w:type="auto"/>
        <w:tblLook w:val="04A0" w:firstRow="1" w:lastRow="0" w:firstColumn="1" w:lastColumn="0" w:noHBand="0" w:noVBand="1"/>
        <w:tblPrChange w:id="609" w:author="PENNING Mireille" w:date="2025-11-26T09:07:00Z">
          <w:tblPr>
            <w:tblStyle w:val="TabellGrille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4508"/>
        <w:gridCol w:w="4701"/>
        <w:tblGridChange w:id="610">
          <w:tblGrid>
            <w:gridCol w:w="4508"/>
            <w:gridCol w:w="4508"/>
          </w:tblGrid>
        </w:tblGridChange>
      </w:tblGrid>
      <w:tr w:rsidR="00AD12AB" w14:paraId="59957244" w14:textId="77777777" w:rsidTr="000A5916">
        <w:trPr>
          <w:ins w:id="611" w:author="PENNING Mireille" w:date="2025-11-25T15:01:00Z"/>
        </w:trPr>
        <w:tc>
          <w:tcPr>
            <w:tcW w:w="4508" w:type="dxa"/>
            <w:shd w:val="clear" w:color="auto" w:fill="D9D9D9" w:themeFill="background1" w:themeFillShade="D9"/>
            <w:tcPrChange w:id="612" w:author="PENNING Mireille" w:date="2025-11-26T09:07:00Z">
              <w:tcPr>
                <w:tcW w:w="4508" w:type="dxa"/>
                <w:shd w:val="clear" w:color="auto" w:fill="F2F2F2" w:themeFill="background1" w:themeFillShade="F2"/>
              </w:tcPr>
            </w:tcPrChange>
          </w:tcPr>
          <w:p w14:paraId="2A59E971" w14:textId="77777777" w:rsidR="00AD12AB" w:rsidRPr="009F7FA8" w:rsidRDefault="00AD12AB" w:rsidP="00A92E98">
            <w:pPr>
              <w:rPr>
                <w:ins w:id="613" w:author="PENNING Mireille" w:date="2025-11-25T15:01:00Z"/>
                <w:b/>
              </w:rPr>
            </w:pPr>
            <w:ins w:id="614" w:author="PENNING Mireille" w:date="2025-11-25T15:01:00Z">
              <w:r w:rsidRPr="009F7FA8">
                <w:rPr>
                  <w:b/>
                </w:rPr>
                <w:t>N</w:t>
              </w:r>
              <w:r>
                <w:rPr>
                  <w:b/>
                </w:rPr>
                <w:t>om</w:t>
              </w:r>
            </w:ins>
          </w:p>
        </w:tc>
        <w:tc>
          <w:tcPr>
            <w:tcW w:w="4701" w:type="dxa"/>
            <w:shd w:val="clear" w:color="auto" w:fill="D9D9D9" w:themeFill="background1" w:themeFillShade="D9"/>
            <w:tcPrChange w:id="615" w:author="PENNING Mireille" w:date="2025-11-26T09:07:00Z">
              <w:tcPr>
                <w:tcW w:w="4508" w:type="dxa"/>
                <w:shd w:val="clear" w:color="auto" w:fill="F2F2F2" w:themeFill="background1" w:themeFillShade="F2"/>
              </w:tcPr>
            </w:tcPrChange>
          </w:tcPr>
          <w:p w14:paraId="565D6FC3" w14:textId="1789B11D" w:rsidR="00AD12AB" w:rsidRPr="009F7FA8" w:rsidRDefault="00AD12AB" w:rsidP="00A92E98">
            <w:pPr>
              <w:rPr>
                <w:ins w:id="616" w:author="PENNING Mireille" w:date="2025-11-25T15:01:00Z"/>
                <w:b/>
              </w:rPr>
            </w:pPr>
            <w:ins w:id="617" w:author="PENNING Mireille" w:date="2025-11-25T15:01:00Z">
              <w:r>
                <w:rPr>
                  <w:b/>
                </w:rPr>
                <w:t>Signature</w:t>
              </w:r>
            </w:ins>
            <w:ins w:id="618" w:author="PENNING Mireille" w:date="2025-11-25T15:02:00Z">
              <w:r>
                <w:rPr>
                  <w:b/>
                </w:rPr>
                <w:t>(</w:t>
              </w:r>
            </w:ins>
            <w:ins w:id="619" w:author="PENNING Mireille" w:date="2025-11-25T15:01:00Z">
              <w:r>
                <w:rPr>
                  <w:b/>
                </w:rPr>
                <w:t>s</w:t>
              </w:r>
            </w:ins>
            <w:ins w:id="620" w:author="PENNING Mireille" w:date="2025-11-25T15:02:00Z">
              <w:r>
                <w:rPr>
                  <w:b/>
                </w:rPr>
                <w:t>)</w:t>
              </w:r>
            </w:ins>
          </w:p>
        </w:tc>
      </w:tr>
      <w:tr w:rsidR="00AD12AB" w:rsidRPr="00610999" w14:paraId="1582A9BF" w14:textId="77777777" w:rsidTr="000A5916">
        <w:trPr>
          <w:ins w:id="621" w:author="PENNING Mireille" w:date="2025-11-25T15:01:00Z"/>
        </w:trPr>
        <w:tc>
          <w:tcPr>
            <w:tcW w:w="4508" w:type="dxa"/>
            <w:vAlign w:val="center"/>
            <w:tcPrChange w:id="622" w:author="PENNING Mireille" w:date="2025-11-26T09:06:00Z">
              <w:tcPr>
                <w:tcW w:w="4508" w:type="dxa"/>
                <w:vAlign w:val="center"/>
              </w:tcPr>
            </w:tcPrChange>
          </w:tcPr>
          <w:p w14:paraId="554D8028" w14:textId="77777777" w:rsidR="00AD12AB" w:rsidRPr="00AD12AB" w:rsidRDefault="00AD12AB">
            <w:pPr>
              <w:spacing w:line="360" w:lineRule="auto"/>
              <w:rPr>
                <w:ins w:id="623" w:author="PENNING Mireille" w:date="2025-11-25T15:01:00Z"/>
                <w:lang w:val="de-DE"/>
                <w:rPrChange w:id="624" w:author="PENNING Mireille" w:date="2025-11-25T15:01:00Z">
                  <w:rPr>
                    <w:ins w:id="625" w:author="PENNING Mireille" w:date="2025-11-25T15:01:00Z"/>
                  </w:rPr>
                </w:rPrChange>
              </w:rPr>
              <w:pPrChange w:id="626" w:author="PENNING Mireille" w:date="2025-11-26T09:07:00Z">
                <w:pPr/>
              </w:pPrChange>
            </w:pPr>
            <w:ins w:id="627" w:author="PENNING Mireille" w:date="2025-11-25T15:01:00Z">
              <w:r w:rsidRPr="00AD12AB">
                <w:rPr>
                  <w:lang w:val="de-DE"/>
                  <w:rPrChange w:id="628" w:author="PENNING Mireille" w:date="2025-11-25T15:01:00Z">
                    <w:rPr/>
                  </w:rPrChange>
                </w:rPr>
                <w:t>MUSTERMANN Jacques</w:t>
              </w:r>
            </w:ins>
          </w:p>
          <w:p w14:paraId="193A5620" w14:textId="77777777" w:rsidR="00AD12AB" w:rsidRPr="00AD12AB" w:rsidRDefault="00AD12AB">
            <w:pPr>
              <w:spacing w:line="360" w:lineRule="auto"/>
              <w:rPr>
                <w:ins w:id="629" w:author="PENNING Mireille" w:date="2025-11-25T15:01:00Z"/>
                <w:lang w:val="de-DE"/>
                <w:rPrChange w:id="630" w:author="PENNING Mireille" w:date="2025-11-25T15:01:00Z">
                  <w:rPr>
                    <w:ins w:id="631" w:author="PENNING Mireille" w:date="2025-11-25T15:01:00Z"/>
                  </w:rPr>
                </w:rPrChange>
              </w:rPr>
              <w:pPrChange w:id="632" w:author="PENNING Mireille" w:date="2025-11-26T09:07:00Z">
                <w:pPr/>
              </w:pPrChange>
            </w:pPr>
            <w:ins w:id="633" w:author="PENNING Mireille" w:date="2025-11-25T15:01:00Z">
              <w:r w:rsidRPr="00AD12AB">
                <w:rPr>
                  <w:lang w:val="de-DE"/>
                  <w:rPrChange w:id="634" w:author="PENNING Mireille" w:date="2025-11-25T15:01:00Z">
                    <w:rPr/>
                  </w:rPrChange>
                </w:rPr>
                <w:t>HIRSCH Madeleine; Erziehungsberechtigte</w:t>
              </w:r>
            </w:ins>
          </w:p>
        </w:tc>
        <w:tc>
          <w:tcPr>
            <w:tcW w:w="4701" w:type="dxa"/>
            <w:vAlign w:val="center"/>
            <w:tcPrChange w:id="635" w:author="PENNING Mireille" w:date="2025-11-26T09:06:00Z">
              <w:tcPr>
                <w:tcW w:w="4508" w:type="dxa"/>
                <w:vAlign w:val="center"/>
              </w:tcPr>
            </w:tcPrChange>
          </w:tcPr>
          <w:p w14:paraId="6E06CA10" w14:textId="77777777" w:rsidR="00AD12AB" w:rsidRPr="00AD12AB" w:rsidRDefault="00AD12AB">
            <w:pPr>
              <w:spacing w:line="360" w:lineRule="auto"/>
              <w:rPr>
                <w:ins w:id="636" w:author="PENNING Mireille" w:date="2025-11-25T15:01:00Z"/>
                <w:lang w:val="de-DE"/>
                <w:rPrChange w:id="637" w:author="PENNING Mireille" w:date="2025-11-25T15:01:00Z">
                  <w:rPr>
                    <w:ins w:id="638" w:author="PENNING Mireille" w:date="2025-11-25T15:01:00Z"/>
                  </w:rPr>
                </w:rPrChange>
              </w:rPr>
              <w:pPrChange w:id="639" w:author="PENNING Mireille" w:date="2025-11-26T09:07:00Z">
                <w:pPr/>
              </w:pPrChange>
            </w:pPr>
          </w:p>
        </w:tc>
      </w:tr>
      <w:tr w:rsidR="00AD12AB" w14:paraId="3E8BA518" w14:textId="77777777" w:rsidTr="000A5916">
        <w:trPr>
          <w:ins w:id="640" w:author="PENNING Mireille" w:date="2025-11-25T15:01:00Z"/>
        </w:trPr>
        <w:tc>
          <w:tcPr>
            <w:tcW w:w="4508" w:type="dxa"/>
            <w:vAlign w:val="center"/>
            <w:tcPrChange w:id="641" w:author="PENNING Mireille" w:date="2025-11-26T09:06:00Z">
              <w:tcPr>
                <w:tcW w:w="4508" w:type="dxa"/>
                <w:vAlign w:val="center"/>
              </w:tcPr>
            </w:tcPrChange>
          </w:tcPr>
          <w:p w14:paraId="50B6C772" w14:textId="77777777" w:rsidR="00AD12AB" w:rsidRDefault="00AD12AB">
            <w:pPr>
              <w:spacing w:line="360" w:lineRule="auto"/>
              <w:rPr>
                <w:ins w:id="642" w:author="PENNING Mireille" w:date="2025-11-25T15:01:00Z"/>
              </w:rPr>
              <w:pPrChange w:id="643" w:author="PENNING Mireille" w:date="2025-11-26T09:07:00Z">
                <w:pPr/>
              </w:pPrChange>
            </w:pPr>
            <w:ins w:id="644" w:author="PENNING Mireille" w:date="2025-11-25T15:01:00Z">
              <w:r>
                <w:t xml:space="preserve">SCHILTZ </w:t>
              </w:r>
              <w:proofErr w:type="gramStart"/>
              <w:r>
                <w:t>Micheline;</w:t>
              </w:r>
              <w:proofErr w:type="gramEnd"/>
              <w:r>
                <w:t xml:space="preserve"> LP</w:t>
              </w:r>
            </w:ins>
          </w:p>
          <w:p w14:paraId="0F0E500F" w14:textId="77777777" w:rsidR="00AD12AB" w:rsidRDefault="00AD12AB">
            <w:pPr>
              <w:spacing w:line="360" w:lineRule="auto"/>
              <w:rPr>
                <w:ins w:id="645" w:author="PENNING Mireille" w:date="2025-11-25T15:01:00Z"/>
              </w:rPr>
              <w:pPrChange w:id="646" w:author="PENNING Mireille" w:date="2025-11-26T09:07:00Z">
                <w:pPr/>
              </w:pPrChange>
            </w:pPr>
          </w:p>
        </w:tc>
        <w:tc>
          <w:tcPr>
            <w:tcW w:w="4701" w:type="dxa"/>
            <w:vAlign w:val="center"/>
            <w:tcPrChange w:id="647" w:author="PENNING Mireille" w:date="2025-11-26T09:06:00Z">
              <w:tcPr>
                <w:tcW w:w="4508" w:type="dxa"/>
                <w:vAlign w:val="center"/>
              </w:tcPr>
            </w:tcPrChange>
          </w:tcPr>
          <w:p w14:paraId="33221BA7" w14:textId="77777777" w:rsidR="00AD12AB" w:rsidRDefault="00AD12AB">
            <w:pPr>
              <w:spacing w:line="360" w:lineRule="auto"/>
              <w:rPr>
                <w:ins w:id="648" w:author="PENNING Mireille" w:date="2025-11-25T15:01:00Z"/>
              </w:rPr>
              <w:pPrChange w:id="649" w:author="PENNING Mireille" w:date="2025-11-26T09:07:00Z">
                <w:pPr/>
              </w:pPrChange>
            </w:pPr>
          </w:p>
        </w:tc>
      </w:tr>
      <w:tr w:rsidR="00AD12AB" w14:paraId="2BE6F58B" w14:textId="77777777" w:rsidTr="000A5916">
        <w:trPr>
          <w:ins w:id="650" w:author="PENNING Mireille" w:date="2025-11-25T15:01:00Z"/>
        </w:trPr>
        <w:tc>
          <w:tcPr>
            <w:tcW w:w="4508" w:type="dxa"/>
            <w:vAlign w:val="center"/>
            <w:tcPrChange w:id="651" w:author="PENNING Mireille" w:date="2025-11-26T09:06:00Z">
              <w:tcPr>
                <w:tcW w:w="4508" w:type="dxa"/>
                <w:vAlign w:val="center"/>
              </w:tcPr>
            </w:tcPrChange>
          </w:tcPr>
          <w:p w14:paraId="0E4951E1" w14:textId="77777777" w:rsidR="00AD12AB" w:rsidRDefault="00AD12AB">
            <w:pPr>
              <w:spacing w:line="360" w:lineRule="auto"/>
              <w:rPr>
                <w:ins w:id="652" w:author="PENNING Mireille" w:date="2025-11-25T15:01:00Z"/>
              </w:rPr>
              <w:pPrChange w:id="653" w:author="PENNING Mireille" w:date="2025-11-26T09:07:00Z">
                <w:pPr/>
              </w:pPrChange>
            </w:pPr>
            <w:ins w:id="654" w:author="PENNING Mireille" w:date="2025-11-25T15:01:00Z">
              <w:r>
                <w:t xml:space="preserve">LAMBERTY </w:t>
              </w:r>
              <w:proofErr w:type="spellStart"/>
              <w:proofErr w:type="gramStart"/>
              <w:r>
                <w:t>Georgius</w:t>
              </w:r>
              <w:proofErr w:type="spellEnd"/>
              <w:r>
                <w:t>;</w:t>
              </w:r>
              <w:proofErr w:type="gramEnd"/>
              <w:r>
                <w:t xml:space="preserve"> ESEB</w:t>
              </w:r>
            </w:ins>
          </w:p>
          <w:p w14:paraId="2DD6D525" w14:textId="77777777" w:rsidR="00AD12AB" w:rsidRDefault="00AD12AB">
            <w:pPr>
              <w:spacing w:line="360" w:lineRule="auto"/>
              <w:rPr>
                <w:ins w:id="655" w:author="PENNING Mireille" w:date="2025-11-25T15:01:00Z"/>
              </w:rPr>
              <w:pPrChange w:id="656" w:author="PENNING Mireille" w:date="2025-11-26T09:07:00Z">
                <w:pPr/>
              </w:pPrChange>
            </w:pPr>
          </w:p>
        </w:tc>
        <w:tc>
          <w:tcPr>
            <w:tcW w:w="4701" w:type="dxa"/>
            <w:vAlign w:val="center"/>
            <w:tcPrChange w:id="657" w:author="PENNING Mireille" w:date="2025-11-26T09:06:00Z">
              <w:tcPr>
                <w:tcW w:w="4508" w:type="dxa"/>
                <w:vAlign w:val="center"/>
              </w:tcPr>
            </w:tcPrChange>
          </w:tcPr>
          <w:p w14:paraId="25BBACF5" w14:textId="77777777" w:rsidR="00AD12AB" w:rsidRDefault="00AD12AB">
            <w:pPr>
              <w:spacing w:line="360" w:lineRule="auto"/>
              <w:rPr>
                <w:ins w:id="658" w:author="PENNING Mireille" w:date="2025-11-25T15:01:00Z"/>
              </w:rPr>
              <w:pPrChange w:id="659" w:author="PENNING Mireille" w:date="2025-11-26T09:07:00Z">
                <w:pPr/>
              </w:pPrChange>
            </w:pPr>
          </w:p>
        </w:tc>
      </w:tr>
      <w:tr w:rsidR="00AD12AB" w14:paraId="27BB0F49" w14:textId="77777777" w:rsidTr="000A5916">
        <w:trPr>
          <w:ins w:id="660" w:author="PENNING Mireille" w:date="2025-11-25T15:01:00Z"/>
        </w:trPr>
        <w:tc>
          <w:tcPr>
            <w:tcW w:w="4508" w:type="dxa"/>
            <w:vAlign w:val="center"/>
            <w:tcPrChange w:id="661" w:author="PENNING Mireille" w:date="2025-11-26T09:06:00Z">
              <w:tcPr>
                <w:tcW w:w="4508" w:type="dxa"/>
                <w:vAlign w:val="center"/>
              </w:tcPr>
            </w:tcPrChange>
          </w:tcPr>
          <w:p w14:paraId="5666945C" w14:textId="77777777" w:rsidR="00AD12AB" w:rsidRDefault="00AD12AB">
            <w:pPr>
              <w:spacing w:line="360" w:lineRule="auto"/>
              <w:rPr>
                <w:ins w:id="662" w:author="PENNING Mireille" w:date="2025-11-25T15:01:00Z"/>
              </w:rPr>
              <w:pPrChange w:id="663" w:author="PENNING Mireille" w:date="2025-11-26T09:07:00Z">
                <w:pPr/>
              </w:pPrChange>
            </w:pPr>
          </w:p>
          <w:p w14:paraId="38567679" w14:textId="77777777" w:rsidR="00AD12AB" w:rsidRDefault="00AD12AB">
            <w:pPr>
              <w:spacing w:line="360" w:lineRule="auto"/>
              <w:rPr>
                <w:ins w:id="664" w:author="PENNING Mireille" w:date="2025-11-25T15:01:00Z"/>
              </w:rPr>
              <w:pPrChange w:id="665" w:author="PENNING Mireille" w:date="2025-11-26T09:07:00Z">
                <w:pPr/>
              </w:pPrChange>
            </w:pPr>
          </w:p>
        </w:tc>
        <w:tc>
          <w:tcPr>
            <w:tcW w:w="4701" w:type="dxa"/>
            <w:vAlign w:val="center"/>
            <w:tcPrChange w:id="666" w:author="PENNING Mireille" w:date="2025-11-26T09:06:00Z">
              <w:tcPr>
                <w:tcW w:w="4508" w:type="dxa"/>
                <w:vAlign w:val="center"/>
              </w:tcPr>
            </w:tcPrChange>
          </w:tcPr>
          <w:p w14:paraId="680BCCC2" w14:textId="77777777" w:rsidR="00AD12AB" w:rsidRDefault="00AD12AB">
            <w:pPr>
              <w:spacing w:line="360" w:lineRule="auto"/>
              <w:rPr>
                <w:ins w:id="667" w:author="PENNING Mireille" w:date="2025-11-25T15:01:00Z"/>
              </w:rPr>
              <w:pPrChange w:id="668" w:author="PENNING Mireille" w:date="2025-11-26T09:07:00Z">
                <w:pPr/>
              </w:pPrChange>
            </w:pPr>
          </w:p>
        </w:tc>
      </w:tr>
      <w:tr w:rsidR="00AD12AB" w14:paraId="036CED39" w14:textId="77777777" w:rsidTr="000A5916">
        <w:trPr>
          <w:ins w:id="669" w:author="PENNING Mireille" w:date="2025-11-25T15:01:00Z"/>
        </w:trPr>
        <w:tc>
          <w:tcPr>
            <w:tcW w:w="4508" w:type="dxa"/>
            <w:vAlign w:val="center"/>
            <w:tcPrChange w:id="670" w:author="PENNING Mireille" w:date="2025-11-26T09:06:00Z">
              <w:tcPr>
                <w:tcW w:w="4508" w:type="dxa"/>
                <w:vAlign w:val="center"/>
              </w:tcPr>
            </w:tcPrChange>
          </w:tcPr>
          <w:p w14:paraId="4E463112" w14:textId="77777777" w:rsidR="00AD12AB" w:rsidRDefault="00AD12AB">
            <w:pPr>
              <w:spacing w:line="360" w:lineRule="auto"/>
              <w:rPr>
                <w:ins w:id="671" w:author="PENNING Mireille" w:date="2025-11-25T15:01:00Z"/>
              </w:rPr>
              <w:pPrChange w:id="672" w:author="PENNING Mireille" w:date="2025-11-26T09:07:00Z">
                <w:pPr/>
              </w:pPrChange>
            </w:pPr>
          </w:p>
          <w:p w14:paraId="75D5594D" w14:textId="77777777" w:rsidR="00AD12AB" w:rsidRDefault="00AD12AB">
            <w:pPr>
              <w:spacing w:line="360" w:lineRule="auto"/>
              <w:rPr>
                <w:ins w:id="673" w:author="PENNING Mireille" w:date="2025-11-25T15:01:00Z"/>
              </w:rPr>
              <w:pPrChange w:id="674" w:author="PENNING Mireille" w:date="2025-11-26T09:07:00Z">
                <w:pPr/>
              </w:pPrChange>
            </w:pPr>
          </w:p>
        </w:tc>
        <w:tc>
          <w:tcPr>
            <w:tcW w:w="4701" w:type="dxa"/>
            <w:vAlign w:val="center"/>
            <w:tcPrChange w:id="675" w:author="PENNING Mireille" w:date="2025-11-26T09:06:00Z">
              <w:tcPr>
                <w:tcW w:w="4508" w:type="dxa"/>
                <w:vAlign w:val="center"/>
              </w:tcPr>
            </w:tcPrChange>
          </w:tcPr>
          <w:p w14:paraId="14CFD00B" w14:textId="77777777" w:rsidR="00AD12AB" w:rsidRDefault="00AD12AB">
            <w:pPr>
              <w:spacing w:line="360" w:lineRule="auto"/>
              <w:rPr>
                <w:ins w:id="676" w:author="PENNING Mireille" w:date="2025-11-25T15:01:00Z"/>
              </w:rPr>
              <w:pPrChange w:id="677" w:author="PENNING Mireille" w:date="2025-11-26T09:07:00Z">
                <w:pPr/>
              </w:pPrChange>
            </w:pPr>
          </w:p>
        </w:tc>
      </w:tr>
      <w:tr w:rsidR="00AD12AB" w14:paraId="4D38A9EF" w14:textId="77777777" w:rsidTr="000A5916">
        <w:trPr>
          <w:ins w:id="678" w:author="PENNING Mireille" w:date="2025-11-25T15:01:00Z"/>
        </w:trPr>
        <w:tc>
          <w:tcPr>
            <w:tcW w:w="4508" w:type="dxa"/>
            <w:vAlign w:val="center"/>
            <w:tcPrChange w:id="679" w:author="PENNING Mireille" w:date="2025-11-26T09:06:00Z">
              <w:tcPr>
                <w:tcW w:w="4508" w:type="dxa"/>
                <w:vAlign w:val="center"/>
              </w:tcPr>
            </w:tcPrChange>
          </w:tcPr>
          <w:p w14:paraId="04D5522B" w14:textId="77777777" w:rsidR="00AD12AB" w:rsidRDefault="00AD12AB">
            <w:pPr>
              <w:spacing w:line="360" w:lineRule="auto"/>
              <w:rPr>
                <w:ins w:id="680" w:author="PENNING Mireille" w:date="2025-11-25T15:01:00Z"/>
              </w:rPr>
              <w:pPrChange w:id="681" w:author="PENNING Mireille" w:date="2025-11-26T09:07:00Z">
                <w:pPr/>
              </w:pPrChange>
            </w:pPr>
          </w:p>
          <w:p w14:paraId="06BDE06A" w14:textId="77777777" w:rsidR="00AD12AB" w:rsidRDefault="00AD12AB">
            <w:pPr>
              <w:spacing w:line="360" w:lineRule="auto"/>
              <w:rPr>
                <w:ins w:id="682" w:author="PENNING Mireille" w:date="2025-11-25T15:01:00Z"/>
              </w:rPr>
              <w:pPrChange w:id="683" w:author="PENNING Mireille" w:date="2025-11-26T09:07:00Z">
                <w:pPr/>
              </w:pPrChange>
            </w:pPr>
          </w:p>
        </w:tc>
        <w:tc>
          <w:tcPr>
            <w:tcW w:w="4701" w:type="dxa"/>
            <w:vAlign w:val="center"/>
            <w:tcPrChange w:id="684" w:author="PENNING Mireille" w:date="2025-11-26T09:06:00Z">
              <w:tcPr>
                <w:tcW w:w="4508" w:type="dxa"/>
                <w:vAlign w:val="center"/>
              </w:tcPr>
            </w:tcPrChange>
          </w:tcPr>
          <w:p w14:paraId="3D56FD1A" w14:textId="77777777" w:rsidR="00AD12AB" w:rsidRDefault="00AD12AB">
            <w:pPr>
              <w:spacing w:line="360" w:lineRule="auto"/>
              <w:rPr>
                <w:ins w:id="685" w:author="PENNING Mireille" w:date="2025-11-25T15:01:00Z"/>
              </w:rPr>
              <w:pPrChange w:id="686" w:author="PENNING Mireille" w:date="2025-11-26T09:07:00Z">
                <w:pPr/>
              </w:pPrChange>
            </w:pPr>
          </w:p>
        </w:tc>
      </w:tr>
    </w:tbl>
    <w:p w14:paraId="15BCDECD" w14:textId="13425019" w:rsidR="00743003" w:rsidRDefault="00743003" w:rsidP="00743003">
      <w:pPr>
        <w:rPr>
          <w:ins w:id="687" w:author="PENNING Mireille" w:date="2025-12-02T15:52:00Z"/>
          <w:lang w:val="fr-LU"/>
        </w:rPr>
      </w:pPr>
      <w:del w:id="688" w:author="PENNING Mireille" w:date="2025-11-26T09:06:00Z">
        <w:r w:rsidDel="000A5916">
          <w:rPr>
            <w:noProof/>
            <w:lang w:val="fr-CH"/>
          </w:rPr>
          <mc:AlternateContent>
            <mc:Choice Requires="wps">
              <w:drawing>
                <wp:anchor distT="0" distB="0" distL="114300" distR="114300" simplePos="0" relativeHeight="251658239" behindDoc="1" locked="0" layoutInCell="1" allowOverlap="1" wp14:anchorId="7E0DF541" wp14:editId="5B4DA693">
                  <wp:simplePos x="0" y="0"/>
                  <wp:positionH relativeFrom="column">
                    <wp:posOffset>-220980</wp:posOffset>
                  </wp:positionH>
                  <wp:positionV relativeFrom="paragraph">
                    <wp:posOffset>230638</wp:posOffset>
                  </wp:positionV>
                  <wp:extent cx="6318885" cy="3214754"/>
                  <wp:effectExtent l="0" t="0" r="5715" b="5080"/>
                  <wp:wrapNone/>
                  <wp:docPr id="48" name="Rectangle 4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18885" cy="321475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alpha val="8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DC3D198" w14:textId="77777777" w:rsidR="00646924" w:rsidRDefault="00646924">
                              <w:pPr>
                                <w:pPrChange w:id="689" w:author="PENNING Mireille" w:date="2025-11-26T09:06:00Z">
                                  <w:pPr>
                                    <w:jc w:val="center"/>
                                  </w:pPr>
                                </w:pPrChange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7E0DF541" id="Rectangle 48" o:spid="_x0000_s1041" style="position:absolute;margin-left:-17.4pt;margin-top:18.15pt;width:497.55pt;height:253.15pt;z-index:-2516582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" fillcolor="#4472c4 [3204]" stroked="f" strokeweight="1pt">
                  <v:fill opacity="5140f"/>
                  <v:textbox>
                    <w:txbxContent>
                      <w:p w14:paraId="5DC3D198" w14:textId="77777777" w:rsidR="00646924" w:rsidRDefault="00646924" w:rsidP="000A5916">
                        <w:pPr>
                          <w:pPrChange w:id="354" w:author="PENNING Mireille" w:date="2025-11-26T09:06:00Z">
                            <w:pPr>
                              <w:jc w:val="center"/>
                            </w:pPr>
                          </w:pPrChange>
                        </w:pPr>
                      </w:p>
                    </w:txbxContent>
                  </v:textbox>
                </v:rect>
              </w:pict>
            </mc:Fallback>
          </mc:AlternateContent>
        </w:r>
      </w:del>
    </w:p>
    <w:p w14:paraId="720788D9" w14:textId="27E08B29" w:rsidR="000976AC" w:rsidRPr="00610999" w:rsidRDefault="000976AC" w:rsidP="00743003">
      <w:pPr>
        <w:rPr>
          <w:ins w:id="690" w:author="PENNING Mireille" w:date="2025-11-26T09:08:00Z"/>
          <w:lang w:val="en-US"/>
          <w:rPrChange w:id="691" w:author="PENNING Mireille" w:date="2025-12-03T09:56:00Z">
            <w:rPr>
              <w:ins w:id="692" w:author="PENNING Mireille" w:date="2025-11-26T09:08:00Z"/>
              <w:lang w:val="fr-LU"/>
            </w:rPr>
          </w:rPrChange>
        </w:rPr>
      </w:pPr>
      <w:ins w:id="693" w:author="PENNING Mireille" w:date="2025-12-02T15:52:00Z">
        <w:r w:rsidRPr="00610999">
          <w:rPr>
            <w:lang w:val="en-US"/>
            <w:rPrChange w:id="694" w:author="PENNING Mireille" w:date="2025-12-03T09:56:00Z">
              <w:rPr>
                <w:lang w:val="fr-LU"/>
              </w:rPr>
            </w:rPrChange>
          </w:rPr>
          <w:t xml:space="preserve"> </w:t>
        </w:r>
        <w:r w:rsidRPr="00610999">
          <w:rPr>
            <w:bCs/>
            <w:iCs/>
            <w:color w:val="FF0000"/>
            <w:lang w:val="en-US"/>
            <w:rPrChange w:id="695" w:author="PENNING Mireille" w:date="2025-12-03T09:56:00Z">
              <w:rPr>
                <w:bCs/>
                <w:iCs/>
                <w:color w:val="FF0000"/>
                <w:lang w:val="de-DE"/>
              </w:rPr>
            </w:rPrChange>
          </w:rPr>
          <w:t>(</w:t>
        </w:r>
      </w:ins>
      <w:ins w:id="696" w:author="PENNING Mireille" w:date="2025-12-02T15:53:00Z">
        <w:r w:rsidRPr="00610999">
          <w:rPr>
            <w:bCs/>
            <w:iCs/>
            <w:color w:val="FF0000"/>
            <w:lang w:val="en-US"/>
            <w:rPrChange w:id="697" w:author="PENNING Mireille" w:date="2025-12-03T09:56:00Z">
              <w:rPr>
                <w:bCs/>
                <w:iCs/>
                <w:color w:val="FF0000"/>
                <w:lang w:val="de-DE"/>
              </w:rPr>
            </w:rPrChange>
          </w:rPr>
          <w:t xml:space="preserve">! </w:t>
        </w:r>
      </w:ins>
      <w:ins w:id="698" w:author="PENNING Mireille" w:date="2025-12-02T15:52:00Z">
        <w:r w:rsidRPr="00610999">
          <w:rPr>
            <w:bCs/>
            <w:iCs/>
            <w:color w:val="FF0000"/>
            <w:lang w:val="en-US"/>
            <w:rPrChange w:id="699" w:author="PENNING Mireille" w:date="2025-12-03T09:56:00Z">
              <w:rPr>
                <w:bCs/>
                <w:iCs/>
                <w:color w:val="FF0000"/>
                <w:lang w:val="de-DE"/>
              </w:rPr>
            </w:rPrChange>
          </w:rPr>
          <w:t xml:space="preserve">All </w:t>
        </w:r>
        <w:proofErr w:type="spellStart"/>
        <w:r w:rsidRPr="00610999">
          <w:rPr>
            <w:bCs/>
            <w:iCs/>
            <w:color w:val="FF0000"/>
            <w:lang w:val="en-US"/>
            <w:rPrChange w:id="700" w:author="PENNING Mireille" w:date="2025-12-03T09:56:00Z">
              <w:rPr>
                <w:bCs/>
                <w:iCs/>
                <w:color w:val="FF0000"/>
                <w:lang w:val="de-DE"/>
              </w:rPr>
            </w:rPrChange>
          </w:rPr>
          <w:t>Commentaire</w:t>
        </w:r>
        <w:proofErr w:type="spellEnd"/>
        <w:r w:rsidRPr="00610999">
          <w:rPr>
            <w:bCs/>
            <w:iCs/>
            <w:color w:val="FF0000"/>
            <w:lang w:val="en-US"/>
            <w:rPrChange w:id="701" w:author="PENNING Mireille" w:date="2025-12-03T09:56:00Z">
              <w:rPr>
                <w:bCs/>
                <w:iCs/>
                <w:color w:val="FF0000"/>
                <w:lang w:val="de-DE"/>
              </w:rPr>
            </w:rPrChange>
          </w:rPr>
          <w:t xml:space="preserve"> a </w:t>
        </w:r>
        <w:proofErr w:type="spellStart"/>
        <w:r w:rsidRPr="00610999">
          <w:rPr>
            <w:bCs/>
            <w:iCs/>
            <w:color w:val="FF0000"/>
            <w:lang w:val="en-US"/>
            <w:rPrChange w:id="702" w:author="PENNING Mireille" w:date="2025-12-03T09:56:00Z">
              <w:rPr>
                <w:bCs/>
                <w:iCs/>
                <w:color w:val="FF0000"/>
                <w:lang w:val="de-DE"/>
              </w:rPr>
            </w:rPrChange>
          </w:rPr>
          <w:t>roud</w:t>
        </w:r>
        <w:proofErr w:type="spellEnd"/>
        <w:r w:rsidRPr="00610999">
          <w:rPr>
            <w:bCs/>
            <w:iCs/>
            <w:color w:val="FF0000"/>
            <w:lang w:val="en-US"/>
            <w:rPrChange w:id="703" w:author="PENNING Mireille" w:date="2025-12-03T09:56:00Z">
              <w:rPr>
                <w:bCs/>
                <w:iCs/>
                <w:color w:val="FF0000"/>
                <w:lang w:val="de-DE"/>
              </w:rPr>
            </w:rPrChange>
          </w:rPr>
          <w:t xml:space="preserve"> </w:t>
        </w:r>
      </w:ins>
      <w:proofErr w:type="spellStart"/>
      <w:ins w:id="704" w:author="PENNING Mireille" w:date="2025-12-02T15:54:00Z">
        <w:r w:rsidRPr="00610999">
          <w:rPr>
            <w:bCs/>
            <w:iCs/>
            <w:color w:val="FF0000"/>
            <w:lang w:val="en-US"/>
            <w:rPrChange w:id="705" w:author="PENNING Mireille" w:date="2025-12-03T09:56:00Z">
              <w:rPr>
                <w:bCs/>
                <w:iCs/>
                <w:color w:val="FF0000"/>
                <w:lang w:val="de-DE"/>
              </w:rPr>
            </w:rPrChange>
          </w:rPr>
          <w:t>eraushuelen</w:t>
        </w:r>
        <w:proofErr w:type="spellEnd"/>
        <w:r w:rsidRPr="00610999">
          <w:rPr>
            <w:bCs/>
            <w:iCs/>
            <w:color w:val="FF0000"/>
            <w:lang w:val="en-US"/>
            <w:rPrChange w:id="706" w:author="PENNING Mireille" w:date="2025-12-03T09:56:00Z">
              <w:rPr>
                <w:bCs/>
                <w:iCs/>
                <w:color w:val="FF0000"/>
                <w:lang w:val="de-DE"/>
              </w:rPr>
            </w:rPrChange>
          </w:rPr>
          <w:t xml:space="preserve"> </w:t>
        </w:r>
        <w:proofErr w:type="spellStart"/>
        <w:r w:rsidRPr="00610999">
          <w:rPr>
            <w:bCs/>
            <w:iCs/>
            <w:color w:val="FF0000"/>
            <w:lang w:val="en-US"/>
            <w:rPrChange w:id="707" w:author="PENNING Mireille" w:date="2025-12-03T09:56:00Z">
              <w:rPr>
                <w:bCs/>
                <w:iCs/>
                <w:color w:val="FF0000"/>
                <w:lang w:val="de-DE"/>
              </w:rPr>
            </w:rPrChange>
          </w:rPr>
          <w:t>w.e.g</w:t>
        </w:r>
        <w:proofErr w:type="spellEnd"/>
        <w:r w:rsidRPr="00610999">
          <w:rPr>
            <w:bCs/>
            <w:iCs/>
            <w:color w:val="FF0000"/>
            <w:lang w:val="en-US"/>
            <w:rPrChange w:id="708" w:author="PENNING Mireille" w:date="2025-12-03T09:56:00Z">
              <w:rPr>
                <w:bCs/>
                <w:iCs/>
                <w:color w:val="FF0000"/>
                <w:lang w:val="de-DE"/>
              </w:rPr>
            </w:rPrChange>
          </w:rPr>
          <w:t>!</w:t>
        </w:r>
      </w:ins>
      <w:ins w:id="709" w:author="PENNING Mireille" w:date="2025-12-02T15:52:00Z">
        <w:r w:rsidRPr="00610999">
          <w:rPr>
            <w:bCs/>
            <w:iCs/>
            <w:color w:val="FF0000"/>
            <w:lang w:val="en-US"/>
            <w:rPrChange w:id="710" w:author="PENNING Mireille" w:date="2025-12-03T09:56:00Z">
              <w:rPr>
                <w:bCs/>
                <w:iCs/>
                <w:color w:val="FF0000"/>
                <w:lang w:val="de-DE"/>
              </w:rPr>
            </w:rPrChange>
          </w:rPr>
          <w:t>)</w:t>
        </w:r>
      </w:ins>
    </w:p>
    <w:p w14:paraId="56EAC604" w14:textId="77777777" w:rsidR="000A5916" w:rsidRPr="00610999" w:rsidRDefault="000A5916" w:rsidP="00743003">
      <w:pPr>
        <w:rPr>
          <w:lang w:val="en-US"/>
          <w:rPrChange w:id="711" w:author="PENNING Mireille" w:date="2025-12-03T09:56:00Z">
            <w:rPr>
              <w:lang w:val="fr-LU"/>
            </w:rPr>
          </w:rPrChange>
        </w:rPr>
      </w:pPr>
    </w:p>
    <w:p w14:paraId="19865FA1" w14:textId="3AA6F203" w:rsidR="005F5BFC" w:rsidRPr="00610999" w:rsidRDefault="005F5BFC" w:rsidP="0072502E">
      <w:pPr>
        <w:pStyle w:val="Iwwerschrft1"/>
        <w:rPr>
          <w:rFonts w:ascii="Arial" w:hAnsi="Arial" w:cs="Arial"/>
          <w:color w:val="000000"/>
          <w:sz w:val="20"/>
          <w:szCs w:val="20"/>
          <w:lang w:val="en-US"/>
          <w:rPrChange w:id="712" w:author="PENNING Mireille" w:date="2025-12-03T09:56:00Z">
            <w:rPr>
              <w:rFonts w:ascii="Arial" w:hAnsi="Arial" w:cs="Arial"/>
              <w:color w:val="000000"/>
              <w:sz w:val="20"/>
              <w:szCs w:val="20"/>
              <w:lang w:val="fr-LU"/>
            </w:rPr>
          </w:rPrChange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220A6A5F" wp14:editId="6A1D997A">
                <wp:simplePos x="0" y="0"/>
                <wp:positionH relativeFrom="column">
                  <wp:posOffset>539750</wp:posOffset>
                </wp:positionH>
                <wp:positionV relativeFrom="paragraph">
                  <wp:posOffset>229347</wp:posOffset>
                </wp:positionV>
                <wp:extent cx="5274724" cy="293914"/>
                <wp:effectExtent l="0" t="0" r="21590" b="1143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724" cy="2939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1ADE6B" w14:textId="45A47FE9" w:rsidR="005F5BFC" w:rsidRDefault="005F5BFC" w:rsidP="005F5BF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0A6A5F" id="Text Box 13" o:spid="_x0000_s1042" type="#_x0000_t202" style="position:absolute;margin-left:42.5pt;margin-top:18.05pt;width:415.35pt;height:23.15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" fillcolor="white [3201]" strokeweight=".5pt">
                <v:textbox>
                  <w:txbxContent>
                    <w:p w14:paraId="791ADE6B" w14:textId="45A47FE9" w:rsidR="005F5BFC" w:rsidRDefault="005F5BFC" w:rsidP="005F5BFC"/>
                  </w:txbxContent>
                </v:textbox>
              </v:shape>
            </w:pict>
          </mc:Fallback>
        </mc:AlternateContent>
      </w:r>
    </w:p>
    <w:p w14:paraId="0E5FD537" w14:textId="082954C9" w:rsidR="005F5BFC" w:rsidRPr="0072502E" w:rsidRDefault="005F5BFC" w:rsidP="0072502E">
      <w:pPr>
        <w:pStyle w:val="KeenOfstand"/>
        <w:rPr>
          <w:b/>
          <w:bCs/>
          <w:lang w:val="fr-LU"/>
        </w:rPr>
      </w:pPr>
      <w:r w:rsidRPr="0072502E">
        <w:rPr>
          <w:b/>
          <w:bCs/>
          <w:lang w:val="fr-LU"/>
        </w:rPr>
        <w:t xml:space="preserve">Pour le, </w:t>
      </w:r>
    </w:p>
    <w:p w14:paraId="5C75A985" w14:textId="6812009E" w:rsidR="005F5BFC" w:rsidRDefault="005F5BFC" w:rsidP="0072502E">
      <w:pPr>
        <w:pStyle w:val="KeenOfstand"/>
        <w:rPr>
          <w:lang w:val="fr-LU"/>
        </w:rPr>
      </w:pPr>
    </w:p>
    <w:p w14:paraId="249FBA81" w14:textId="76EF7B8A" w:rsidR="005F5BFC" w:rsidRPr="0072502E" w:rsidRDefault="005F5BFC" w:rsidP="0072502E">
      <w:pPr>
        <w:pStyle w:val="KeenOfstand"/>
        <w:rPr>
          <w:b/>
          <w:bCs/>
        </w:rPr>
      </w:pPr>
      <w:r w:rsidRPr="0072502E">
        <w:rPr>
          <w:b/>
          <w:bCs/>
        </w:rPr>
        <w:t>Nom                                                                                    Prénom</w:t>
      </w:r>
    </w:p>
    <w:p w14:paraId="1EC2B6E4" w14:textId="06659CF3" w:rsidR="005F5BFC" w:rsidRPr="00B568B1" w:rsidRDefault="005F5BFC" w:rsidP="0072502E">
      <w:pPr>
        <w:pStyle w:val="KeenOfstand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4DF20204" wp14:editId="3FACCDAF">
                <wp:simplePos x="0" y="0"/>
                <wp:positionH relativeFrom="column">
                  <wp:posOffset>797</wp:posOffset>
                </wp:positionH>
                <wp:positionV relativeFrom="paragraph">
                  <wp:posOffset>23495</wp:posOffset>
                </wp:positionV>
                <wp:extent cx="2807970" cy="293370"/>
                <wp:effectExtent l="0" t="0" r="11430" b="1143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7970" cy="293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DEDC25" w14:textId="77777777" w:rsidR="005F5BFC" w:rsidRDefault="005F5BFC" w:rsidP="005F5BF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20204" id="Text Box 10" o:spid="_x0000_s1043" type="#_x0000_t202" style="position:absolute;margin-left:.05pt;margin-top:1.85pt;width:221.1pt;height:23.1pt;z-index:251937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" fillcolor="white [3201]" strokeweight=".5pt">
                <v:textbox>
                  <w:txbxContent>
                    <w:p w14:paraId="35DEDC25" w14:textId="77777777" w:rsidR="005F5BFC" w:rsidRDefault="005F5BFC" w:rsidP="005F5BF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7992068F" wp14:editId="60D44915">
                <wp:simplePos x="0" y="0"/>
                <wp:positionH relativeFrom="column">
                  <wp:posOffset>2945219</wp:posOffset>
                </wp:positionH>
                <wp:positionV relativeFrom="paragraph">
                  <wp:posOffset>23333</wp:posOffset>
                </wp:positionV>
                <wp:extent cx="2881984" cy="293370"/>
                <wp:effectExtent l="0" t="0" r="13970" b="1143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1984" cy="293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BBC10A" w14:textId="77777777" w:rsidR="005F5BFC" w:rsidRDefault="005F5BFC" w:rsidP="005F5BF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2068F" id="Text Box 9" o:spid="_x0000_s1044" type="#_x0000_t202" style="position:absolute;margin-left:231.9pt;margin-top:1.85pt;width:226.95pt;height:23.1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" fillcolor="white [3201]" strokeweight=".5pt">
                <v:textbox>
                  <w:txbxContent>
                    <w:p w14:paraId="7EBBC10A" w14:textId="77777777" w:rsidR="005F5BFC" w:rsidRDefault="005F5BFC" w:rsidP="005F5BFC"/>
                  </w:txbxContent>
                </v:textbox>
              </v:shape>
            </w:pict>
          </mc:Fallback>
        </mc:AlternateContent>
      </w:r>
      <w:r w:rsidRPr="00B568B1">
        <w:t xml:space="preserve">                                                                                             </w:t>
      </w:r>
    </w:p>
    <w:p w14:paraId="2EEF1302" w14:textId="730DDD77" w:rsidR="005F5BFC" w:rsidRDefault="005F5BFC" w:rsidP="0072502E">
      <w:pPr>
        <w:pStyle w:val="KeenOfstand"/>
      </w:pPr>
    </w:p>
    <w:p w14:paraId="413AB1C8" w14:textId="41ABAF97" w:rsidR="005F5BFC" w:rsidRDefault="005F5BFC" w:rsidP="0072502E">
      <w:pPr>
        <w:pStyle w:val="KeenOfstand"/>
        <w:rPr>
          <w:lang w:val="fr-LU"/>
        </w:rPr>
      </w:pPr>
    </w:p>
    <w:p w14:paraId="77CA6C91" w14:textId="2DC417BA" w:rsidR="00090ECF" w:rsidRPr="0072502E" w:rsidRDefault="005F5BFC" w:rsidP="0072502E">
      <w:pPr>
        <w:pStyle w:val="KeenOfstand"/>
        <w:rPr>
          <w:b/>
          <w:bCs/>
          <w:lang w:val="fr-LU"/>
        </w:rPr>
      </w:pPr>
      <w:r w:rsidRPr="0072502E">
        <w:rPr>
          <w:b/>
          <w:bCs/>
          <w:lang w:val="fr-LU"/>
        </w:rPr>
        <w:t xml:space="preserve">Certifié le, </w:t>
      </w:r>
    </w:p>
    <w:p w14:paraId="2FCE419C" w14:textId="0A447B52" w:rsidR="00090ECF" w:rsidRDefault="005F5BFC" w:rsidP="0072502E">
      <w:pPr>
        <w:pStyle w:val="KeenOfstand"/>
        <w:rPr>
          <w:lang w:val="fr-L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1661E9A4" wp14:editId="0B720835">
                <wp:simplePos x="0" y="0"/>
                <wp:positionH relativeFrom="column">
                  <wp:posOffset>-236</wp:posOffset>
                </wp:positionH>
                <wp:positionV relativeFrom="paragraph">
                  <wp:posOffset>58272</wp:posOffset>
                </wp:positionV>
                <wp:extent cx="2807970" cy="293370"/>
                <wp:effectExtent l="0" t="0" r="11430" b="1143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7970" cy="293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13691F" w14:textId="52CBE682" w:rsidR="005F5BFC" w:rsidRDefault="005F5BFC" w:rsidP="005F5BFC">
                            <w:del w:id="713" w:author="PENNING Mireille" w:date="2025-11-26T09:05:00Z">
                              <w:r w:rsidDel="000A5916">
                                <w:rPr>
                                  <w:noProof/>
                                </w:rPr>
                                <w:drawing>
                                  <wp:inline distT="0" distB="0" distL="0" distR="0" wp14:anchorId="281F25D0" wp14:editId="7356F366">
                                    <wp:extent cx="186055" cy="195580"/>
                                    <wp:effectExtent l="0" t="0" r="4445" b="0"/>
                                    <wp:docPr id="31" name="Picture 3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"/>
                                            <pic:cNvPicPr/>
                                          </pic:nvPicPr>
                                          <pic:blipFill>
                                            <a:blip r:embed="rId2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86055" cy="1955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del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1E9A4" id="Text Box 17" o:spid="_x0000_s1045" type="#_x0000_t202" style="position:absolute;margin-left:0;margin-top:4.6pt;width:221.1pt;height:23.1pt;z-index:251944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" fillcolor="white [3201]" strokeweight=".5pt">
                <v:textbox>
                  <w:txbxContent>
                    <w:p w14:paraId="2D13691F" w14:textId="52CBE682" w:rsidR="005F5BFC" w:rsidRDefault="005F5BFC" w:rsidP="005F5BFC">
                      <w:del w:id="356" w:author="PENNING Mireille" w:date="2025-11-26T09:05:00Z">
                        <w:r w:rsidDel="000A5916">
                          <w:rPr>
                            <w:noProof/>
                          </w:rPr>
                          <w:drawing>
                            <wp:inline distT="0" distB="0" distL="0" distR="0" wp14:anchorId="281F25D0" wp14:editId="7356F366">
                              <wp:extent cx="186055" cy="195580"/>
                              <wp:effectExtent l="0" t="0" r="4445" b="0"/>
                              <wp:docPr id="31" name="Picture 3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2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6055" cy="19558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del>
                    </w:p>
                  </w:txbxContent>
                </v:textbox>
              </v:shape>
            </w:pict>
          </mc:Fallback>
        </mc:AlternateContent>
      </w:r>
    </w:p>
    <w:p w14:paraId="0C0A0612" w14:textId="5B5E0BC2" w:rsidR="00971AC1" w:rsidRDefault="00971AC1" w:rsidP="0072502E">
      <w:pPr>
        <w:pStyle w:val="KeenOfstand"/>
        <w:rPr>
          <w:lang w:val="fr-LU"/>
        </w:rPr>
      </w:pPr>
    </w:p>
    <w:p w14:paraId="1781A9DD" w14:textId="09647955" w:rsidR="00971AC1" w:rsidRDefault="00971AC1" w:rsidP="0072502E">
      <w:pPr>
        <w:pStyle w:val="KeenOfstand"/>
        <w:rPr>
          <w:lang w:val="fr-LU"/>
        </w:rPr>
      </w:pPr>
    </w:p>
    <w:bookmarkEnd w:id="586"/>
    <w:bookmarkEnd w:id="587"/>
    <w:bookmarkEnd w:id="588"/>
    <w:bookmarkEnd w:id="589"/>
    <w:p w14:paraId="1D8E4D24" w14:textId="5A4C83FF" w:rsidR="00C35CED" w:rsidRPr="0072502E" w:rsidRDefault="00E918EF" w:rsidP="0072502E">
      <w:pPr>
        <w:pStyle w:val="KeenOfstand"/>
        <w:rPr>
          <w:b/>
          <w:bCs/>
          <w:lang w:val="fr-LU"/>
        </w:rPr>
      </w:pPr>
      <w:r w:rsidRPr="0072502E">
        <w:rPr>
          <w:b/>
          <w:bCs/>
          <w:lang w:val="fr-LU"/>
        </w:rPr>
        <w:t>Signature</w:t>
      </w:r>
    </w:p>
    <w:p w14:paraId="70D9D1A5" w14:textId="0B09E081" w:rsidR="00E918EF" w:rsidRDefault="00E918EF" w:rsidP="0072502E">
      <w:pPr>
        <w:pStyle w:val="KeenOfstand"/>
        <w:rPr>
          <w:lang w:val="fr-LU"/>
        </w:rPr>
      </w:pPr>
    </w:p>
    <w:p w14:paraId="6F4CA3FF" w14:textId="4470BEC7" w:rsidR="00E918EF" w:rsidRDefault="00E918EF" w:rsidP="0072502E">
      <w:pPr>
        <w:pStyle w:val="KeenOfstand"/>
        <w:rPr>
          <w:lang w:val="fr-LU"/>
        </w:rPr>
      </w:pPr>
    </w:p>
    <w:p w14:paraId="3453BCC6" w14:textId="0B7DC1AA" w:rsidR="00C35CED" w:rsidRDefault="00C35CED" w:rsidP="0072502E">
      <w:pPr>
        <w:pStyle w:val="KeenOfstand"/>
        <w:rPr>
          <w:lang w:val="fr-LU"/>
        </w:rPr>
      </w:pPr>
    </w:p>
    <w:p w14:paraId="727B400A" w14:textId="77777777" w:rsidR="00C35CED" w:rsidRDefault="00C35CED" w:rsidP="0072502E">
      <w:pPr>
        <w:pStyle w:val="KeenOfstand"/>
        <w:rPr>
          <w:lang w:val="fr-LU"/>
        </w:rPr>
      </w:pPr>
    </w:p>
    <w:p w14:paraId="6A3C4D9E" w14:textId="1E277815" w:rsidR="00E918EF" w:rsidRDefault="005D05E7" w:rsidP="0072502E">
      <w:pPr>
        <w:pStyle w:val="KeenOfstand"/>
        <w:rPr>
          <w:lang w:val="fr-LU"/>
        </w:rPr>
      </w:pPr>
      <w:del w:id="714" w:author="PENNING Mireille" w:date="2025-11-25T15:07:00Z">
        <w:r w:rsidRPr="00DE75DC" w:rsidDel="00700320">
          <w:rPr>
            <w:rFonts w:ascii="Plus Jakarta Sans" w:hAnsi="Plus Jakarta Sans"/>
            <w:noProof/>
          </w:rPr>
          <w:drawing>
            <wp:anchor distT="0" distB="0" distL="114300" distR="114300" simplePos="0" relativeHeight="251957248" behindDoc="0" locked="0" layoutInCell="1" allowOverlap="1" wp14:anchorId="46D12CE2" wp14:editId="6B367107">
              <wp:simplePos x="0" y="0"/>
              <wp:positionH relativeFrom="column">
                <wp:posOffset>-230100</wp:posOffset>
              </wp:positionH>
              <wp:positionV relativeFrom="paragraph">
                <wp:posOffset>411480</wp:posOffset>
              </wp:positionV>
              <wp:extent cx="190500" cy="190500"/>
              <wp:effectExtent l="0" t="0" r="0" b="0"/>
              <wp:wrapNone/>
              <wp:docPr id="50" name="Picture 5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905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del>
      <w:r w:rsidR="00E918EF">
        <w:rPr>
          <w:lang w:val="fr-LU"/>
        </w:rPr>
        <w:t>_____________________________</w:t>
      </w:r>
    </w:p>
    <w:sectPr w:rsidR="00E918EF" w:rsidSect="00D23A39">
      <w:pgSz w:w="11906" w:h="16838" w:code="9"/>
      <w:pgMar w:top="1440" w:right="1134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393A8B" w14:textId="77777777" w:rsidR="001D663F" w:rsidRDefault="001D663F" w:rsidP="00310F5C">
      <w:pPr>
        <w:spacing w:after="0" w:line="240" w:lineRule="auto"/>
      </w:pPr>
      <w:r>
        <w:separator/>
      </w:r>
    </w:p>
  </w:endnote>
  <w:endnote w:type="continuationSeparator" w:id="0">
    <w:p w14:paraId="7AF64B6A" w14:textId="77777777" w:rsidR="001D663F" w:rsidRDefault="001D663F" w:rsidP="00310F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lus Jakarta Sans">
    <w:altName w:val="Calibri"/>
    <w:charset w:val="00"/>
    <w:family w:val="auto"/>
    <w:pitch w:val="variable"/>
    <w:sig w:usb0="A10000FF" w:usb1="4000607B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227076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FF3DFB" w14:textId="77777777" w:rsidR="00BF409B" w:rsidRPr="00084EE3" w:rsidRDefault="00BF409B" w:rsidP="00D354D9">
        <w:pPr>
          <w:pStyle w:val="Textblosentext"/>
          <w:jc w:val="cen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F029B3" w14:textId="61487D10" w:rsidR="00BF409B" w:rsidRPr="00084EE3" w:rsidRDefault="00BF409B" w:rsidP="00D354D9">
    <w:pPr>
      <w:pStyle w:val="Textblosentext"/>
      <w:jc w:val="center"/>
      <w:rPr>
        <w:caps/>
        <w:noProof/>
      </w:rPr>
    </w:pPr>
    <w:del w:id="58" w:author="PENNING Mireille" w:date="2025-11-25T14:53:00Z">
      <w:r w:rsidDel="00BF409B">
        <w:rPr>
          <w:noProof/>
          <w:lang w:eastAsia="lb-LU"/>
        </w:rPr>
        <w:drawing>
          <wp:anchor distT="0" distB="0" distL="114300" distR="114300" simplePos="0" relativeHeight="251662336" behindDoc="0" locked="0" layoutInCell="1" allowOverlap="1" wp14:anchorId="7219F4A6" wp14:editId="3074294B">
            <wp:simplePos x="0" y="0"/>
            <wp:positionH relativeFrom="margin">
              <wp:posOffset>4945380</wp:posOffset>
            </wp:positionH>
            <wp:positionV relativeFrom="paragraph">
              <wp:posOffset>-337820</wp:posOffset>
            </wp:positionV>
            <wp:extent cx="1495425" cy="628650"/>
            <wp:effectExtent l="0" t="0" r="9525" b="0"/>
            <wp:wrapSquare wrapText="bothSides"/>
            <wp:docPr id="11" name="Picture 4" descr="cid:image004.png@01D45B11.6E1D1B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id:image004.png@01D45B11.6E1D1B80"/>
                    <pic:cNvPicPr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del>
    <w:r w:rsidRPr="003314A5">
      <w:rPr>
        <w:caps/>
      </w:rPr>
      <w:fldChar w:fldCharType="begin"/>
    </w:r>
    <w:r w:rsidRPr="003314A5">
      <w:rPr>
        <w:caps/>
      </w:rPr>
      <w:instrText xml:space="preserve"> PAGE   \* MERGEFORMAT </w:instrText>
    </w:r>
    <w:r w:rsidRPr="003314A5">
      <w:rPr>
        <w:caps/>
      </w:rPr>
      <w:fldChar w:fldCharType="separate"/>
    </w:r>
    <w:r>
      <w:rPr>
        <w:caps/>
        <w:noProof/>
      </w:rPr>
      <w:t>7</w:t>
    </w:r>
    <w:r w:rsidRPr="003314A5">
      <w:rPr>
        <w:caps/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9097222"/>
      <w:docPartObj>
        <w:docPartGallery w:val="Page Numbers (Bottom of Page)"/>
        <w:docPartUnique/>
      </w:docPartObj>
    </w:sdtPr>
    <w:sdtEndPr/>
    <w:sdtContent>
      <w:p w14:paraId="091277F9" w14:textId="77777777" w:rsidR="00BF409B" w:rsidRDefault="00BF409B">
        <w:pPr>
          <w:pStyle w:val="Fousszeil"/>
          <w:jc w:val="center"/>
        </w:pPr>
        <w:r w:rsidRPr="0021209A">
          <w:rPr>
            <w:rFonts w:ascii="Segoe UI" w:hAnsi="Segoe UI" w:cs="Segoe UI"/>
            <w:sz w:val="18"/>
            <w:szCs w:val="18"/>
          </w:rPr>
          <w:fldChar w:fldCharType="begin"/>
        </w:r>
        <w:r w:rsidRPr="0021209A">
          <w:rPr>
            <w:rFonts w:ascii="Segoe UI" w:hAnsi="Segoe UI" w:cs="Segoe UI"/>
            <w:sz w:val="18"/>
            <w:szCs w:val="18"/>
          </w:rPr>
          <w:instrText>PAGE   \* MERGEFORMAT</w:instrText>
        </w:r>
        <w:r w:rsidRPr="0021209A">
          <w:rPr>
            <w:rFonts w:ascii="Segoe UI" w:hAnsi="Segoe UI" w:cs="Segoe UI"/>
            <w:sz w:val="18"/>
            <w:szCs w:val="18"/>
          </w:rPr>
          <w:fldChar w:fldCharType="separate"/>
        </w:r>
        <w:r w:rsidRPr="0021209A">
          <w:rPr>
            <w:rFonts w:ascii="Segoe UI" w:hAnsi="Segoe UI" w:cs="Segoe UI"/>
            <w:sz w:val="18"/>
            <w:szCs w:val="18"/>
          </w:rPr>
          <w:t>2</w:t>
        </w:r>
        <w:r w:rsidRPr="0021209A">
          <w:rPr>
            <w:rFonts w:ascii="Segoe UI" w:hAnsi="Segoe UI" w:cs="Segoe UI"/>
            <w:sz w:val="18"/>
            <w:szCs w:val="1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B6F3AA" w14:textId="77777777" w:rsidR="001D663F" w:rsidRDefault="001D663F" w:rsidP="00310F5C">
      <w:pPr>
        <w:spacing w:after="0" w:line="240" w:lineRule="auto"/>
      </w:pPr>
      <w:r>
        <w:separator/>
      </w:r>
    </w:p>
  </w:footnote>
  <w:footnote w:type="continuationSeparator" w:id="0">
    <w:p w14:paraId="2EAA3A0D" w14:textId="77777777" w:rsidR="001D663F" w:rsidRDefault="001D663F" w:rsidP="00310F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55863" w14:textId="77777777" w:rsidR="00BF409B" w:rsidRDefault="00BF409B" w:rsidP="00BF409B">
    <w:pPr>
      <w:pStyle w:val="Kappzeil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2C85B6C" wp14:editId="4B680C3C">
          <wp:simplePos x="0" y="0"/>
          <wp:positionH relativeFrom="margin">
            <wp:posOffset>-133350</wp:posOffset>
          </wp:positionH>
          <wp:positionV relativeFrom="paragraph">
            <wp:posOffset>-230505</wp:posOffset>
          </wp:positionV>
          <wp:extent cx="2004060" cy="1002030"/>
          <wp:effectExtent l="0" t="0" r="0" b="7620"/>
          <wp:wrapSquare wrapText="bothSides"/>
          <wp:docPr id="14" name="Grafik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4060" cy="10020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F7CC747" w14:textId="77777777" w:rsidR="00BF409B" w:rsidRDefault="00BF409B" w:rsidP="00BF409B">
    <w:pPr>
      <w:autoSpaceDE w:val="0"/>
      <w:autoSpaceDN w:val="0"/>
      <w:adjustRightInd w:val="0"/>
      <w:spacing w:after="0" w:line="240" w:lineRule="auto"/>
      <w:ind w:left="4820"/>
      <w:jc w:val="both"/>
    </w:pPr>
    <w:r>
      <w:t xml:space="preserve">                                                                                     </w:t>
    </w:r>
  </w:p>
  <w:p w14:paraId="10F5A532" w14:textId="77777777" w:rsidR="00BF409B" w:rsidRDefault="00BF409B" w:rsidP="00BF409B">
    <w:pPr>
      <w:autoSpaceDE w:val="0"/>
      <w:autoSpaceDN w:val="0"/>
      <w:adjustRightInd w:val="0"/>
      <w:spacing w:after="0" w:line="240" w:lineRule="auto"/>
      <w:ind w:left="4820"/>
      <w:jc w:val="both"/>
    </w:pPr>
  </w:p>
  <w:p w14:paraId="3ACF1DB2" w14:textId="546CB487" w:rsidR="00BF409B" w:rsidDel="00AD12AB" w:rsidRDefault="00BF409B" w:rsidP="00BF409B">
    <w:pPr>
      <w:autoSpaceDE w:val="0"/>
      <w:autoSpaceDN w:val="0"/>
      <w:adjustRightInd w:val="0"/>
      <w:spacing w:after="0" w:line="240" w:lineRule="auto"/>
      <w:ind w:left="4820"/>
      <w:jc w:val="both"/>
      <w:rPr>
        <w:del w:id="55" w:author="PENNING Mireille" w:date="2025-11-25T15:03:00Z"/>
      </w:rPr>
    </w:pPr>
  </w:p>
  <w:p w14:paraId="3476180D" w14:textId="368A9AB6" w:rsidR="00310F5C" w:rsidRDefault="00BF409B" w:rsidP="00BF409B">
    <w:pPr>
      <w:pStyle w:val="Kappzeil"/>
    </w:pPr>
    <w:del w:id="56" w:author="PENNING Mireille" w:date="2025-11-25T15:03:00Z">
      <w:r w:rsidRPr="00030370" w:rsidDel="00AD12AB">
        <w:rPr>
          <w:rFonts w:ascii="Calibri" w:hAnsi="Calibri" w:cs="Calibri"/>
          <w:color w:val="808080" w:themeColor="background1" w:themeShade="80"/>
          <w:sz w:val="18"/>
          <w:szCs w:val="18"/>
        </w:rPr>
        <w:delText>____________________________________________________________________________________________________</w:delText>
      </w:r>
      <w:r w:rsidDel="00AD12AB">
        <w:delText xml:space="preserve"> </w:delText>
      </w:r>
    </w:del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26F385" w14:textId="77777777" w:rsidR="00BF409B" w:rsidRDefault="00BF409B">
    <w:pPr>
      <w:pStyle w:val="Fousszeil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675F9"/>
    <w:multiLevelType w:val="hybridMultilevel"/>
    <w:tmpl w:val="269696FC"/>
    <w:lvl w:ilvl="0" w:tplc="95E8866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b w:val="0"/>
      </w:rPr>
    </w:lvl>
    <w:lvl w:ilvl="1" w:tplc="046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6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6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6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0B110B"/>
    <w:multiLevelType w:val="hybridMultilevel"/>
    <w:tmpl w:val="40CC5698"/>
    <w:lvl w:ilvl="0" w:tplc="046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6E0019" w:tentative="1">
      <w:start w:val="1"/>
      <w:numFmt w:val="lowerLetter"/>
      <w:lvlText w:val="%2."/>
      <w:lvlJc w:val="left"/>
      <w:pPr>
        <w:ind w:left="1440" w:hanging="360"/>
      </w:pPr>
    </w:lvl>
    <w:lvl w:ilvl="2" w:tplc="046E001B" w:tentative="1">
      <w:start w:val="1"/>
      <w:numFmt w:val="lowerRoman"/>
      <w:lvlText w:val="%3."/>
      <w:lvlJc w:val="right"/>
      <w:pPr>
        <w:ind w:left="2160" w:hanging="180"/>
      </w:pPr>
    </w:lvl>
    <w:lvl w:ilvl="3" w:tplc="046E000F" w:tentative="1">
      <w:start w:val="1"/>
      <w:numFmt w:val="decimal"/>
      <w:lvlText w:val="%4."/>
      <w:lvlJc w:val="left"/>
      <w:pPr>
        <w:ind w:left="2880" w:hanging="360"/>
      </w:pPr>
    </w:lvl>
    <w:lvl w:ilvl="4" w:tplc="046E0019" w:tentative="1">
      <w:start w:val="1"/>
      <w:numFmt w:val="lowerLetter"/>
      <w:lvlText w:val="%5."/>
      <w:lvlJc w:val="left"/>
      <w:pPr>
        <w:ind w:left="3600" w:hanging="360"/>
      </w:pPr>
    </w:lvl>
    <w:lvl w:ilvl="5" w:tplc="046E001B" w:tentative="1">
      <w:start w:val="1"/>
      <w:numFmt w:val="lowerRoman"/>
      <w:lvlText w:val="%6."/>
      <w:lvlJc w:val="right"/>
      <w:pPr>
        <w:ind w:left="4320" w:hanging="180"/>
      </w:pPr>
    </w:lvl>
    <w:lvl w:ilvl="6" w:tplc="046E000F" w:tentative="1">
      <w:start w:val="1"/>
      <w:numFmt w:val="decimal"/>
      <w:lvlText w:val="%7."/>
      <w:lvlJc w:val="left"/>
      <w:pPr>
        <w:ind w:left="5040" w:hanging="360"/>
      </w:pPr>
    </w:lvl>
    <w:lvl w:ilvl="7" w:tplc="046E0019" w:tentative="1">
      <w:start w:val="1"/>
      <w:numFmt w:val="lowerLetter"/>
      <w:lvlText w:val="%8."/>
      <w:lvlJc w:val="left"/>
      <w:pPr>
        <w:ind w:left="5760" w:hanging="360"/>
      </w:pPr>
    </w:lvl>
    <w:lvl w:ilvl="8" w:tplc="046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A04356"/>
    <w:multiLevelType w:val="multilevel"/>
    <w:tmpl w:val="1FF0A3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3" w15:restartNumberingAfterBreak="0">
    <w:nsid w:val="613041DA"/>
    <w:multiLevelType w:val="hybridMultilevel"/>
    <w:tmpl w:val="0A20C462"/>
    <w:lvl w:ilvl="0" w:tplc="E0EE91A0">
      <w:start w:val="2015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b w:val="0"/>
      </w:rPr>
    </w:lvl>
    <w:lvl w:ilvl="1" w:tplc="046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6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6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6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295420"/>
    <w:multiLevelType w:val="hybridMultilevel"/>
    <w:tmpl w:val="83DAE2A2"/>
    <w:lvl w:ilvl="0" w:tplc="058C1B8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6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6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6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6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2452CE"/>
    <w:multiLevelType w:val="hybridMultilevel"/>
    <w:tmpl w:val="0A26CD70"/>
    <w:lvl w:ilvl="0" w:tplc="4ACAB53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6E0019" w:tentative="1">
      <w:start w:val="1"/>
      <w:numFmt w:val="lowerLetter"/>
      <w:lvlText w:val="%2."/>
      <w:lvlJc w:val="left"/>
      <w:pPr>
        <w:ind w:left="1800" w:hanging="360"/>
      </w:pPr>
    </w:lvl>
    <w:lvl w:ilvl="2" w:tplc="046E001B" w:tentative="1">
      <w:start w:val="1"/>
      <w:numFmt w:val="lowerRoman"/>
      <w:lvlText w:val="%3."/>
      <w:lvlJc w:val="right"/>
      <w:pPr>
        <w:ind w:left="2520" w:hanging="180"/>
      </w:pPr>
    </w:lvl>
    <w:lvl w:ilvl="3" w:tplc="046E000F" w:tentative="1">
      <w:start w:val="1"/>
      <w:numFmt w:val="decimal"/>
      <w:lvlText w:val="%4."/>
      <w:lvlJc w:val="left"/>
      <w:pPr>
        <w:ind w:left="3240" w:hanging="360"/>
      </w:pPr>
    </w:lvl>
    <w:lvl w:ilvl="4" w:tplc="046E0019" w:tentative="1">
      <w:start w:val="1"/>
      <w:numFmt w:val="lowerLetter"/>
      <w:lvlText w:val="%5."/>
      <w:lvlJc w:val="left"/>
      <w:pPr>
        <w:ind w:left="3960" w:hanging="360"/>
      </w:pPr>
    </w:lvl>
    <w:lvl w:ilvl="5" w:tplc="046E001B" w:tentative="1">
      <w:start w:val="1"/>
      <w:numFmt w:val="lowerRoman"/>
      <w:lvlText w:val="%6."/>
      <w:lvlJc w:val="right"/>
      <w:pPr>
        <w:ind w:left="4680" w:hanging="180"/>
      </w:pPr>
    </w:lvl>
    <w:lvl w:ilvl="6" w:tplc="046E000F" w:tentative="1">
      <w:start w:val="1"/>
      <w:numFmt w:val="decimal"/>
      <w:lvlText w:val="%7."/>
      <w:lvlJc w:val="left"/>
      <w:pPr>
        <w:ind w:left="5400" w:hanging="360"/>
      </w:pPr>
    </w:lvl>
    <w:lvl w:ilvl="7" w:tplc="046E0019" w:tentative="1">
      <w:start w:val="1"/>
      <w:numFmt w:val="lowerLetter"/>
      <w:lvlText w:val="%8."/>
      <w:lvlJc w:val="left"/>
      <w:pPr>
        <w:ind w:left="6120" w:hanging="360"/>
      </w:pPr>
    </w:lvl>
    <w:lvl w:ilvl="8" w:tplc="046E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4"/>
  </w:num>
  <w:num w:numId="5">
    <w:abstractNumId w:val="0"/>
  </w:num>
  <w:num w:numId="6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PENNING Mireille">
    <w15:presenceInfo w15:providerId="None" w15:userId="PENNING Mireill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F5C"/>
    <w:rsid w:val="000060D3"/>
    <w:rsid w:val="000167DD"/>
    <w:rsid w:val="00026FA2"/>
    <w:rsid w:val="0003572F"/>
    <w:rsid w:val="00072780"/>
    <w:rsid w:val="00090ECF"/>
    <w:rsid w:val="00091165"/>
    <w:rsid w:val="000976AC"/>
    <w:rsid w:val="000A5916"/>
    <w:rsid w:val="000B4DB6"/>
    <w:rsid w:val="000D6085"/>
    <w:rsid w:val="000D74E0"/>
    <w:rsid w:val="000F67D8"/>
    <w:rsid w:val="000F6EDD"/>
    <w:rsid w:val="00110FEE"/>
    <w:rsid w:val="00111273"/>
    <w:rsid w:val="0011562E"/>
    <w:rsid w:val="00115F1A"/>
    <w:rsid w:val="001243BD"/>
    <w:rsid w:val="00125ECD"/>
    <w:rsid w:val="001308D5"/>
    <w:rsid w:val="00131E4A"/>
    <w:rsid w:val="00132D91"/>
    <w:rsid w:val="00147E75"/>
    <w:rsid w:val="00156EA5"/>
    <w:rsid w:val="001771A3"/>
    <w:rsid w:val="00191AA8"/>
    <w:rsid w:val="001A276C"/>
    <w:rsid w:val="001A5B15"/>
    <w:rsid w:val="001A7300"/>
    <w:rsid w:val="001B174A"/>
    <w:rsid w:val="001B4647"/>
    <w:rsid w:val="001D58C4"/>
    <w:rsid w:val="001D663F"/>
    <w:rsid w:val="001E4D00"/>
    <w:rsid w:val="001E7EF4"/>
    <w:rsid w:val="001F21A4"/>
    <w:rsid w:val="002134CB"/>
    <w:rsid w:val="00216EBD"/>
    <w:rsid w:val="0023703C"/>
    <w:rsid w:val="00256BA1"/>
    <w:rsid w:val="0027461C"/>
    <w:rsid w:val="0028559B"/>
    <w:rsid w:val="00285D6B"/>
    <w:rsid w:val="00294774"/>
    <w:rsid w:val="002A1F2C"/>
    <w:rsid w:val="002B1E79"/>
    <w:rsid w:val="002B58CA"/>
    <w:rsid w:val="002C329B"/>
    <w:rsid w:val="002C755D"/>
    <w:rsid w:val="002D0E2D"/>
    <w:rsid w:val="002E74A4"/>
    <w:rsid w:val="002F39BB"/>
    <w:rsid w:val="002F4189"/>
    <w:rsid w:val="002F7ABB"/>
    <w:rsid w:val="00310F5C"/>
    <w:rsid w:val="003116C7"/>
    <w:rsid w:val="00311837"/>
    <w:rsid w:val="00312BC9"/>
    <w:rsid w:val="00322D7F"/>
    <w:rsid w:val="0032552A"/>
    <w:rsid w:val="00343F6F"/>
    <w:rsid w:val="00345340"/>
    <w:rsid w:val="00346FF1"/>
    <w:rsid w:val="0035312A"/>
    <w:rsid w:val="003560E5"/>
    <w:rsid w:val="0036176D"/>
    <w:rsid w:val="003701AE"/>
    <w:rsid w:val="00375799"/>
    <w:rsid w:val="003876ED"/>
    <w:rsid w:val="00397C5F"/>
    <w:rsid w:val="003C73E9"/>
    <w:rsid w:val="003D101C"/>
    <w:rsid w:val="003D30A4"/>
    <w:rsid w:val="003E643C"/>
    <w:rsid w:val="003E65FA"/>
    <w:rsid w:val="003F4AE5"/>
    <w:rsid w:val="003F504A"/>
    <w:rsid w:val="0040030A"/>
    <w:rsid w:val="004078A3"/>
    <w:rsid w:val="00446229"/>
    <w:rsid w:val="004621C1"/>
    <w:rsid w:val="004834D6"/>
    <w:rsid w:val="004A11BF"/>
    <w:rsid w:val="004A63CA"/>
    <w:rsid w:val="004A6C10"/>
    <w:rsid w:val="004C4085"/>
    <w:rsid w:val="004D2E78"/>
    <w:rsid w:val="004D6D85"/>
    <w:rsid w:val="004D7688"/>
    <w:rsid w:val="004E655B"/>
    <w:rsid w:val="00510D13"/>
    <w:rsid w:val="005133C6"/>
    <w:rsid w:val="00551854"/>
    <w:rsid w:val="005528DF"/>
    <w:rsid w:val="00573587"/>
    <w:rsid w:val="00584A1B"/>
    <w:rsid w:val="0058726C"/>
    <w:rsid w:val="00590298"/>
    <w:rsid w:val="005970AA"/>
    <w:rsid w:val="005A1747"/>
    <w:rsid w:val="005A2A85"/>
    <w:rsid w:val="005A38C8"/>
    <w:rsid w:val="005C21C3"/>
    <w:rsid w:val="005C4100"/>
    <w:rsid w:val="005D05E7"/>
    <w:rsid w:val="005D4643"/>
    <w:rsid w:val="005E0186"/>
    <w:rsid w:val="005E6E17"/>
    <w:rsid w:val="005F5BFC"/>
    <w:rsid w:val="00607C22"/>
    <w:rsid w:val="00610999"/>
    <w:rsid w:val="00646924"/>
    <w:rsid w:val="00647318"/>
    <w:rsid w:val="006625F7"/>
    <w:rsid w:val="00682133"/>
    <w:rsid w:val="00682620"/>
    <w:rsid w:val="006A236F"/>
    <w:rsid w:val="006D4C32"/>
    <w:rsid w:val="006D71ED"/>
    <w:rsid w:val="006E249D"/>
    <w:rsid w:val="006E2C4C"/>
    <w:rsid w:val="00700320"/>
    <w:rsid w:val="0071739F"/>
    <w:rsid w:val="00721BF6"/>
    <w:rsid w:val="0072502E"/>
    <w:rsid w:val="007331E9"/>
    <w:rsid w:val="007337BD"/>
    <w:rsid w:val="00743003"/>
    <w:rsid w:val="0075070D"/>
    <w:rsid w:val="00792B0A"/>
    <w:rsid w:val="007B4B2F"/>
    <w:rsid w:val="007B58C2"/>
    <w:rsid w:val="007C4D1A"/>
    <w:rsid w:val="007C5E36"/>
    <w:rsid w:val="007D1357"/>
    <w:rsid w:val="007E27AA"/>
    <w:rsid w:val="007E71AA"/>
    <w:rsid w:val="007F3477"/>
    <w:rsid w:val="008015AB"/>
    <w:rsid w:val="0080251E"/>
    <w:rsid w:val="00805996"/>
    <w:rsid w:val="00815541"/>
    <w:rsid w:val="00831870"/>
    <w:rsid w:val="008628AA"/>
    <w:rsid w:val="008878B8"/>
    <w:rsid w:val="00895C09"/>
    <w:rsid w:val="00897BA3"/>
    <w:rsid w:val="008A666B"/>
    <w:rsid w:val="008A69A1"/>
    <w:rsid w:val="008B2D49"/>
    <w:rsid w:val="008C7550"/>
    <w:rsid w:val="008F21C9"/>
    <w:rsid w:val="00911F96"/>
    <w:rsid w:val="00912F48"/>
    <w:rsid w:val="00916C69"/>
    <w:rsid w:val="00931881"/>
    <w:rsid w:val="00946378"/>
    <w:rsid w:val="00952998"/>
    <w:rsid w:val="00971AC1"/>
    <w:rsid w:val="00974FDD"/>
    <w:rsid w:val="00975B66"/>
    <w:rsid w:val="0099108A"/>
    <w:rsid w:val="009A021C"/>
    <w:rsid w:val="009A1B2C"/>
    <w:rsid w:val="009B311B"/>
    <w:rsid w:val="009B721C"/>
    <w:rsid w:val="009C5486"/>
    <w:rsid w:val="009C72EC"/>
    <w:rsid w:val="009D30BD"/>
    <w:rsid w:val="00A0090C"/>
    <w:rsid w:val="00A06304"/>
    <w:rsid w:val="00A25325"/>
    <w:rsid w:val="00A34B85"/>
    <w:rsid w:val="00A473AC"/>
    <w:rsid w:val="00A50576"/>
    <w:rsid w:val="00A55D11"/>
    <w:rsid w:val="00A5629E"/>
    <w:rsid w:val="00A62EEE"/>
    <w:rsid w:val="00A632A6"/>
    <w:rsid w:val="00A63852"/>
    <w:rsid w:val="00A65487"/>
    <w:rsid w:val="00A8587F"/>
    <w:rsid w:val="00A94628"/>
    <w:rsid w:val="00AA106B"/>
    <w:rsid w:val="00AA38F1"/>
    <w:rsid w:val="00AA7A5A"/>
    <w:rsid w:val="00AB25A1"/>
    <w:rsid w:val="00AB4FD3"/>
    <w:rsid w:val="00AC537C"/>
    <w:rsid w:val="00AD0724"/>
    <w:rsid w:val="00AD12AB"/>
    <w:rsid w:val="00AE3BB2"/>
    <w:rsid w:val="00B03D85"/>
    <w:rsid w:val="00B248EC"/>
    <w:rsid w:val="00B36127"/>
    <w:rsid w:val="00B40535"/>
    <w:rsid w:val="00B50B2A"/>
    <w:rsid w:val="00B568B1"/>
    <w:rsid w:val="00B81410"/>
    <w:rsid w:val="00B8429E"/>
    <w:rsid w:val="00BB1FCF"/>
    <w:rsid w:val="00BB360F"/>
    <w:rsid w:val="00BD6EFA"/>
    <w:rsid w:val="00BE027B"/>
    <w:rsid w:val="00BE381E"/>
    <w:rsid w:val="00BF409B"/>
    <w:rsid w:val="00BF46C9"/>
    <w:rsid w:val="00BF6835"/>
    <w:rsid w:val="00C00A17"/>
    <w:rsid w:val="00C025C1"/>
    <w:rsid w:val="00C24EAC"/>
    <w:rsid w:val="00C35CED"/>
    <w:rsid w:val="00C366BA"/>
    <w:rsid w:val="00C54167"/>
    <w:rsid w:val="00C54C00"/>
    <w:rsid w:val="00CA3384"/>
    <w:rsid w:val="00CB2D36"/>
    <w:rsid w:val="00CB77E9"/>
    <w:rsid w:val="00CC5F28"/>
    <w:rsid w:val="00CD727D"/>
    <w:rsid w:val="00CE1FEF"/>
    <w:rsid w:val="00CE3FB0"/>
    <w:rsid w:val="00D01C45"/>
    <w:rsid w:val="00D13E00"/>
    <w:rsid w:val="00D16072"/>
    <w:rsid w:val="00D23A39"/>
    <w:rsid w:val="00D53C0D"/>
    <w:rsid w:val="00D705E0"/>
    <w:rsid w:val="00D724E8"/>
    <w:rsid w:val="00D76414"/>
    <w:rsid w:val="00D849F9"/>
    <w:rsid w:val="00D86574"/>
    <w:rsid w:val="00DA1A13"/>
    <w:rsid w:val="00DA38E7"/>
    <w:rsid w:val="00DB23DB"/>
    <w:rsid w:val="00DC1B9B"/>
    <w:rsid w:val="00DD0BD2"/>
    <w:rsid w:val="00DD317F"/>
    <w:rsid w:val="00DD6721"/>
    <w:rsid w:val="00DE37AF"/>
    <w:rsid w:val="00E10D8C"/>
    <w:rsid w:val="00E16E39"/>
    <w:rsid w:val="00E17946"/>
    <w:rsid w:val="00E24CDB"/>
    <w:rsid w:val="00E32A8A"/>
    <w:rsid w:val="00E33C3A"/>
    <w:rsid w:val="00E56A1C"/>
    <w:rsid w:val="00E57641"/>
    <w:rsid w:val="00E576EC"/>
    <w:rsid w:val="00E7732B"/>
    <w:rsid w:val="00E82A25"/>
    <w:rsid w:val="00E918EF"/>
    <w:rsid w:val="00EA577A"/>
    <w:rsid w:val="00EA7FDD"/>
    <w:rsid w:val="00EB3D4F"/>
    <w:rsid w:val="00EC1B8D"/>
    <w:rsid w:val="00EC3F0E"/>
    <w:rsid w:val="00F36665"/>
    <w:rsid w:val="00F437D1"/>
    <w:rsid w:val="00F5053F"/>
    <w:rsid w:val="00F530F8"/>
    <w:rsid w:val="00F53DE3"/>
    <w:rsid w:val="00F645AB"/>
    <w:rsid w:val="00F6485A"/>
    <w:rsid w:val="00F91F8D"/>
    <w:rsid w:val="00F92EA1"/>
    <w:rsid w:val="00F94681"/>
    <w:rsid w:val="00FA1DB6"/>
    <w:rsid w:val="00FA534B"/>
    <w:rsid w:val="00FE0D1D"/>
    <w:rsid w:val="00FE1041"/>
    <w:rsid w:val="00FE36EE"/>
    <w:rsid w:val="00FF0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C3626"/>
  <w15:chartTrackingRefBased/>
  <w15:docId w15:val="{DBF5FBE6-AB9E-4DE7-9183-9AE454B5F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lb-L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Iwwerschrft1">
    <w:name w:val="heading 1"/>
    <w:basedOn w:val="Normal"/>
    <w:next w:val="Normal"/>
    <w:link w:val="Iwwerschrft1Zchn"/>
    <w:uiPriority w:val="9"/>
    <w:qFormat/>
    <w:rsid w:val="00E576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Iwwerschrft2">
    <w:name w:val="heading 2"/>
    <w:basedOn w:val="Normal"/>
    <w:next w:val="Normal"/>
    <w:link w:val="Iwwerschrft2Zchn"/>
    <w:uiPriority w:val="9"/>
    <w:unhideWhenUsed/>
    <w:qFormat/>
    <w:rsid w:val="00E576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schrftaartfirdeParagraph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ngLscht">
    <w:name w:val="No List"/>
    <w:uiPriority w:val="99"/>
    <w:semiHidden/>
    <w:unhideWhenUsed/>
  </w:style>
  <w:style w:type="paragraph" w:styleId="Kappzeil">
    <w:name w:val="header"/>
    <w:basedOn w:val="Normal"/>
    <w:link w:val="KappzeilZchn"/>
    <w:uiPriority w:val="99"/>
    <w:unhideWhenUsed/>
    <w:rsid w:val="00310F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appzeilZchn">
    <w:name w:val="Kappzeil Zchn"/>
    <w:basedOn w:val="StandardschrftaartfirdeParagraph"/>
    <w:link w:val="Kappzeil"/>
    <w:uiPriority w:val="99"/>
    <w:rsid w:val="00310F5C"/>
    <w:rPr>
      <w:lang w:val="fr-FR"/>
    </w:rPr>
  </w:style>
  <w:style w:type="paragraph" w:styleId="Fousszeil">
    <w:name w:val="footer"/>
    <w:basedOn w:val="Normal"/>
    <w:link w:val="FousszeilZchn"/>
    <w:uiPriority w:val="99"/>
    <w:unhideWhenUsed/>
    <w:rsid w:val="00310F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usszeilZchn">
    <w:name w:val="Fousszeil Zchn"/>
    <w:basedOn w:val="StandardschrftaartfirdeParagraph"/>
    <w:link w:val="Fousszeil"/>
    <w:uiPriority w:val="99"/>
    <w:rsid w:val="00310F5C"/>
    <w:rPr>
      <w:lang w:val="fr-FR"/>
    </w:rPr>
  </w:style>
  <w:style w:type="paragraph" w:styleId="Lschteparagraph">
    <w:name w:val="List Paragraph"/>
    <w:basedOn w:val="Normal"/>
    <w:uiPriority w:val="34"/>
    <w:qFormat/>
    <w:rsid w:val="00310F5C"/>
    <w:pPr>
      <w:ind w:left="720"/>
      <w:contextualSpacing/>
    </w:pPr>
  </w:style>
  <w:style w:type="table" w:styleId="TabellGrille">
    <w:name w:val="Table Grid"/>
    <w:basedOn w:val="NormalTabell"/>
    <w:uiPriority w:val="39"/>
    <w:rsid w:val="005D46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eenOfstand">
    <w:name w:val="No Spacing"/>
    <w:uiPriority w:val="1"/>
    <w:qFormat/>
    <w:rsid w:val="005E6E17"/>
    <w:pPr>
      <w:spacing w:after="0" w:line="240" w:lineRule="auto"/>
    </w:pPr>
    <w:rPr>
      <w:lang w:val="fr-FR"/>
    </w:rPr>
  </w:style>
  <w:style w:type="paragraph" w:styleId="Titel">
    <w:name w:val="Title"/>
    <w:basedOn w:val="Normal"/>
    <w:next w:val="Normal"/>
    <w:link w:val="TitelZchn"/>
    <w:uiPriority w:val="10"/>
    <w:qFormat/>
    <w:rsid w:val="005133C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StandardschrftaartfirdeParagraph"/>
    <w:link w:val="Titel"/>
    <w:uiPriority w:val="10"/>
    <w:rsid w:val="005133C6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Iwwerschrft2Zchn">
    <w:name w:val="Iwwerschrëft 2 Zchn"/>
    <w:basedOn w:val="StandardschrftaartfirdeParagraph"/>
    <w:link w:val="Iwwerschrft2"/>
    <w:uiPriority w:val="9"/>
    <w:rsid w:val="00E5764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fr-FR"/>
    </w:rPr>
  </w:style>
  <w:style w:type="character" w:customStyle="1" w:styleId="Iwwerschrft1Zchn">
    <w:name w:val="Iwwerschrëft 1 Zchn"/>
    <w:basedOn w:val="StandardschrftaartfirdeParagraph"/>
    <w:link w:val="Iwwerschrft1"/>
    <w:uiPriority w:val="9"/>
    <w:rsid w:val="00E5764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paragraph" w:customStyle="1" w:styleId="Default">
    <w:name w:val="Default"/>
    <w:rsid w:val="00C5416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Commentairesreferenz">
    <w:name w:val="annotation reference"/>
    <w:basedOn w:val="StandardschrftaartfirdeParagraph"/>
    <w:uiPriority w:val="99"/>
    <w:semiHidden/>
    <w:unhideWhenUsed/>
    <w:rsid w:val="004A11BF"/>
    <w:rPr>
      <w:sz w:val="16"/>
      <w:szCs w:val="16"/>
    </w:rPr>
  </w:style>
  <w:style w:type="paragraph" w:styleId="Commentairestext">
    <w:name w:val="annotation text"/>
    <w:basedOn w:val="Normal"/>
    <w:link w:val="CommentairestextZchn"/>
    <w:uiPriority w:val="99"/>
    <w:semiHidden/>
    <w:unhideWhenUsed/>
    <w:rsid w:val="004A11BF"/>
    <w:pPr>
      <w:spacing w:line="240" w:lineRule="auto"/>
    </w:pPr>
    <w:rPr>
      <w:sz w:val="20"/>
      <w:szCs w:val="20"/>
    </w:rPr>
  </w:style>
  <w:style w:type="character" w:customStyle="1" w:styleId="CommentairestextZchn">
    <w:name w:val="Commentairestext Zchn"/>
    <w:basedOn w:val="StandardschrftaartfirdeParagraph"/>
    <w:link w:val="Commentairestext"/>
    <w:uiPriority w:val="99"/>
    <w:semiHidden/>
    <w:rsid w:val="004A11BF"/>
    <w:rPr>
      <w:sz w:val="20"/>
      <w:szCs w:val="20"/>
      <w:lang w:val="fr-FR"/>
    </w:rPr>
  </w:style>
  <w:style w:type="paragraph" w:styleId="Commentairesujet">
    <w:name w:val="annotation subject"/>
    <w:basedOn w:val="Commentairestext"/>
    <w:next w:val="Commentairestext"/>
    <w:link w:val="CommentairesujetZchn"/>
    <w:uiPriority w:val="99"/>
    <w:semiHidden/>
    <w:unhideWhenUsed/>
    <w:rsid w:val="004A11BF"/>
    <w:rPr>
      <w:b/>
      <w:bCs/>
    </w:rPr>
  </w:style>
  <w:style w:type="character" w:customStyle="1" w:styleId="CommentairesujetZchn">
    <w:name w:val="Commentairesujet Zchn"/>
    <w:basedOn w:val="CommentairestextZchn"/>
    <w:link w:val="Commentairesujet"/>
    <w:uiPriority w:val="99"/>
    <w:semiHidden/>
    <w:rsid w:val="004A11BF"/>
    <w:rPr>
      <w:b/>
      <w:bCs/>
      <w:sz w:val="20"/>
      <w:szCs w:val="20"/>
      <w:lang w:val="fr-FR"/>
    </w:rPr>
  </w:style>
  <w:style w:type="character" w:styleId="Staark">
    <w:name w:val="Strong"/>
    <w:basedOn w:val="StandardschrftaartfirdeParagraph"/>
    <w:uiPriority w:val="22"/>
    <w:qFormat/>
    <w:rsid w:val="008A666B"/>
    <w:rPr>
      <w:b/>
      <w:bCs/>
    </w:rPr>
  </w:style>
  <w:style w:type="character" w:styleId="Betounung">
    <w:name w:val="Emphasis"/>
    <w:basedOn w:val="StandardschrftaartfirdeParagraph"/>
    <w:uiPriority w:val="20"/>
    <w:qFormat/>
    <w:rsid w:val="00A0090C"/>
    <w:rPr>
      <w:i/>
      <w:iCs/>
    </w:rPr>
  </w:style>
  <w:style w:type="paragraph" w:styleId="IntensivtZitat">
    <w:name w:val="Intense Quote"/>
    <w:basedOn w:val="Normal"/>
    <w:next w:val="Normal"/>
    <w:link w:val="IntensivtZitatZchn"/>
    <w:uiPriority w:val="30"/>
    <w:qFormat/>
    <w:rsid w:val="00256BA1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ivtZitatZchn">
    <w:name w:val="Intensivt Zitat Zchn"/>
    <w:basedOn w:val="StandardschrftaartfirdeParagraph"/>
    <w:link w:val="IntensivtZitat"/>
    <w:uiPriority w:val="30"/>
    <w:rsid w:val="00256BA1"/>
    <w:rPr>
      <w:i/>
      <w:iCs/>
      <w:color w:val="4472C4" w:themeColor="accent1"/>
      <w:lang w:val="fr-FR"/>
    </w:rPr>
  </w:style>
  <w:style w:type="paragraph" w:styleId="Textblosentext">
    <w:name w:val="Balloon Text"/>
    <w:basedOn w:val="Normal"/>
    <w:link w:val="TextblosentextZchn"/>
    <w:uiPriority w:val="99"/>
    <w:unhideWhenUsed/>
    <w:rsid w:val="00BF409B"/>
    <w:pPr>
      <w:spacing w:after="0" w:line="240" w:lineRule="auto"/>
    </w:pPr>
    <w:rPr>
      <w:rFonts w:ascii="Segoe UI" w:hAnsi="Segoe UI" w:cs="Segoe UI"/>
      <w:sz w:val="18"/>
      <w:szCs w:val="18"/>
      <w:lang w:val="lb-LU"/>
    </w:rPr>
  </w:style>
  <w:style w:type="character" w:customStyle="1" w:styleId="TextblosentextZchn">
    <w:name w:val="Textblosentext Zchn"/>
    <w:basedOn w:val="StandardschrftaartfirdeParagraph"/>
    <w:link w:val="Textblosentext"/>
    <w:uiPriority w:val="99"/>
    <w:rsid w:val="00BF40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image" Target="media/image70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23" Type="http://schemas.microsoft.com/office/2011/relationships/people" Target="people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CD28877B32B4186BAC4CEE38D1BAF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CB6D03-E333-4A6C-B38F-828BD6FBD006}"/>
      </w:docPartPr>
      <w:docPartBody>
        <w:p w:rsidR="008E72E3" w:rsidRDefault="00933546" w:rsidP="00933546">
          <w:pPr>
            <w:pStyle w:val="5CD28877B32B4186BAC4CEE38D1BAFE4"/>
          </w:pPr>
          <w:r w:rsidRPr="00FC6494">
            <w:rPr>
              <w:rStyle w:val="ReserviertPlaztext"/>
            </w:rPr>
            <w:t>Choose an item.</w:t>
          </w:r>
        </w:p>
      </w:docPartBody>
    </w:docPart>
    <w:docPart>
      <w:docPartPr>
        <w:name w:val="0376C63E95D74266A46D6588898496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DD8DFA-4BBD-442E-B4EE-C6521A43B4AE}"/>
      </w:docPartPr>
      <w:docPartBody>
        <w:p w:rsidR="008E72E3" w:rsidRDefault="00933546" w:rsidP="00933546">
          <w:pPr>
            <w:pStyle w:val="0376C63E95D74266A46D6588898496D8"/>
          </w:pPr>
          <w:r w:rsidRPr="00FC6494">
            <w:rPr>
              <w:rStyle w:val="ReserviertPlaztext"/>
            </w:rPr>
            <w:t>Choose an item.</w:t>
          </w:r>
        </w:p>
      </w:docPartBody>
    </w:docPart>
    <w:docPart>
      <w:docPartPr>
        <w:name w:val="6520EC98060C4507AEDC54DFCB85BB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6E8F33-FD5A-4CC0-BC56-D111B2458482}"/>
      </w:docPartPr>
      <w:docPartBody>
        <w:p w:rsidR="008E72E3" w:rsidRDefault="00933546" w:rsidP="00933546">
          <w:pPr>
            <w:pStyle w:val="6520EC98060C4507AEDC54DFCB85BBE3"/>
          </w:pPr>
          <w:r w:rsidRPr="00FC6494">
            <w:rPr>
              <w:rStyle w:val="ReserviertPlaztext"/>
            </w:rPr>
            <w:t>Choose an item.</w:t>
          </w:r>
        </w:p>
      </w:docPartBody>
    </w:docPart>
    <w:docPart>
      <w:docPartPr>
        <w:name w:val="6B70C3518FAF4F04A92042A27BE786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573CA8-5FB4-4B6E-A6F4-66D3B714F58A}"/>
      </w:docPartPr>
      <w:docPartBody>
        <w:p w:rsidR="008E72E3" w:rsidRDefault="00933546" w:rsidP="00933546">
          <w:pPr>
            <w:pStyle w:val="6B70C3518FAF4F04A92042A27BE78632"/>
          </w:pPr>
          <w:r w:rsidRPr="00FC6494">
            <w:rPr>
              <w:rStyle w:val="ReserviertPlaztext"/>
            </w:rPr>
            <w:t>Choose an item.</w:t>
          </w:r>
        </w:p>
      </w:docPartBody>
    </w:docPart>
    <w:docPart>
      <w:docPartPr>
        <w:name w:val="B08718E4F22A482C90C8069095D10D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7A04F6-32CB-4429-B9DA-EE8CE2168A64}"/>
      </w:docPartPr>
      <w:docPartBody>
        <w:p w:rsidR="008E72E3" w:rsidRDefault="00933546" w:rsidP="00933546">
          <w:pPr>
            <w:pStyle w:val="B08718E4F22A482C90C8069095D10D30"/>
          </w:pPr>
          <w:r w:rsidRPr="00FC6494">
            <w:rPr>
              <w:rStyle w:val="ReserviertPlaztext"/>
            </w:rPr>
            <w:t>Choose an item.</w:t>
          </w:r>
        </w:p>
      </w:docPartBody>
    </w:docPart>
    <w:docPart>
      <w:docPartPr>
        <w:name w:val="B16AAA2A2927439BA05A16D7280D35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B1F657-B540-40D1-A4DD-A20C852A20B9}"/>
      </w:docPartPr>
      <w:docPartBody>
        <w:p w:rsidR="008E72E3" w:rsidRDefault="00933546" w:rsidP="00933546">
          <w:pPr>
            <w:pStyle w:val="B16AAA2A2927439BA05A16D7280D35BC"/>
          </w:pPr>
          <w:r w:rsidRPr="00FC6494">
            <w:rPr>
              <w:rStyle w:val="ReserviertPlaztext"/>
            </w:rPr>
            <w:t>Choose an item.</w:t>
          </w:r>
        </w:p>
      </w:docPartBody>
    </w:docPart>
    <w:docPart>
      <w:docPartPr>
        <w:name w:val="238B0C5152DB4D13B7B0DC3A28C390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F8C3B2-1809-4CE4-B6CA-91FE6C257248}"/>
      </w:docPartPr>
      <w:docPartBody>
        <w:p w:rsidR="008E72E3" w:rsidRDefault="00933546" w:rsidP="00933546">
          <w:pPr>
            <w:pStyle w:val="238B0C5152DB4D13B7B0DC3A28C39082"/>
          </w:pPr>
          <w:r w:rsidRPr="00FC6494">
            <w:rPr>
              <w:rStyle w:val="ReserviertPlaztext"/>
            </w:rPr>
            <w:t>Choose an item.</w:t>
          </w:r>
        </w:p>
      </w:docPartBody>
    </w:docPart>
    <w:docPart>
      <w:docPartPr>
        <w:name w:val="995DE991DCE74AA3B60C426754FBB1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F29C63-88D0-4F82-9111-8B923468E317}"/>
      </w:docPartPr>
      <w:docPartBody>
        <w:p w:rsidR="008E72E3" w:rsidRDefault="00933546" w:rsidP="00933546">
          <w:pPr>
            <w:pStyle w:val="995DE991DCE74AA3B60C426754FBB11C"/>
          </w:pPr>
          <w:r w:rsidRPr="00FC6494">
            <w:rPr>
              <w:rStyle w:val="ReserviertPlaztext"/>
            </w:rPr>
            <w:t>Choose an item.</w:t>
          </w:r>
        </w:p>
      </w:docPartBody>
    </w:docPart>
    <w:docPart>
      <w:docPartPr>
        <w:name w:val="E89062D7E2244D34A498ACF400E2A5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51615E-0218-4E74-A6BE-DEA70D532957}"/>
      </w:docPartPr>
      <w:docPartBody>
        <w:p w:rsidR="008E72E3" w:rsidRDefault="00933546" w:rsidP="00933546">
          <w:pPr>
            <w:pStyle w:val="E89062D7E2244D34A498ACF400E2A5C4"/>
          </w:pPr>
          <w:r w:rsidRPr="00FC6494">
            <w:rPr>
              <w:rStyle w:val="ReserviertPlaz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lus Jakarta Sans">
    <w:altName w:val="Calibri"/>
    <w:charset w:val="00"/>
    <w:family w:val="auto"/>
    <w:pitch w:val="variable"/>
    <w:sig w:usb0="A10000FF" w:usb1="4000607B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546"/>
    <w:rsid w:val="000D38F7"/>
    <w:rsid w:val="001A23FB"/>
    <w:rsid w:val="001D59DB"/>
    <w:rsid w:val="00437696"/>
    <w:rsid w:val="00696779"/>
    <w:rsid w:val="008E72E3"/>
    <w:rsid w:val="00933546"/>
    <w:rsid w:val="00A746E5"/>
    <w:rsid w:val="00D86F29"/>
    <w:rsid w:val="00FC0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lb-LU" w:eastAsia="lb-L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chrftaartfirdeParagraph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ngLscht">
    <w:name w:val="No List"/>
    <w:uiPriority w:val="99"/>
    <w:semiHidden/>
    <w:unhideWhenUsed/>
  </w:style>
  <w:style w:type="character" w:styleId="ReserviertPlaztext">
    <w:name w:val="Placeholder Text"/>
    <w:basedOn w:val="StandardschrftaartfirdeParagraph"/>
    <w:uiPriority w:val="99"/>
    <w:semiHidden/>
    <w:rsid w:val="00A746E5"/>
    <w:rPr>
      <w:color w:val="808080"/>
    </w:rPr>
  </w:style>
  <w:style w:type="paragraph" w:customStyle="1" w:styleId="5CD28877B32B4186BAC4CEE38D1BAFE4">
    <w:name w:val="5CD28877B32B4186BAC4CEE38D1BAFE4"/>
    <w:rsid w:val="00933546"/>
  </w:style>
  <w:style w:type="paragraph" w:customStyle="1" w:styleId="0376C63E95D74266A46D6588898496D8">
    <w:name w:val="0376C63E95D74266A46D6588898496D8"/>
    <w:rsid w:val="00933546"/>
  </w:style>
  <w:style w:type="paragraph" w:customStyle="1" w:styleId="6520EC98060C4507AEDC54DFCB85BBE3">
    <w:name w:val="6520EC98060C4507AEDC54DFCB85BBE3"/>
    <w:rsid w:val="00933546"/>
  </w:style>
  <w:style w:type="paragraph" w:customStyle="1" w:styleId="6B70C3518FAF4F04A92042A27BE78632">
    <w:name w:val="6B70C3518FAF4F04A92042A27BE78632"/>
    <w:rsid w:val="00933546"/>
  </w:style>
  <w:style w:type="paragraph" w:customStyle="1" w:styleId="B08718E4F22A482C90C8069095D10D30">
    <w:name w:val="B08718E4F22A482C90C8069095D10D30"/>
    <w:rsid w:val="00933546"/>
  </w:style>
  <w:style w:type="paragraph" w:customStyle="1" w:styleId="B16AAA2A2927439BA05A16D7280D35BC">
    <w:name w:val="B16AAA2A2927439BA05A16D7280D35BC"/>
    <w:rsid w:val="00933546"/>
  </w:style>
  <w:style w:type="paragraph" w:customStyle="1" w:styleId="238B0C5152DB4D13B7B0DC3A28C39082">
    <w:name w:val="238B0C5152DB4D13B7B0DC3A28C39082"/>
    <w:rsid w:val="00933546"/>
  </w:style>
  <w:style w:type="paragraph" w:customStyle="1" w:styleId="995DE991DCE74AA3B60C426754FBB11C">
    <w:name w:val="995DE991DCE74AA3B60C426754FBB11C"/>
    <w:rsid w:val="00933546"/>
  </w:style>
  <w:style w:type="paragraph" w:customStyle="1" w:styleId="E89062D7E2244D34A498ACF400E2A5C4">
    <w:name w:val="E89062D7E2244D34A498ACF400E2A5C4"/>
    <w:rsid w:val="0093354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A8E0FD0EF69E47819E0DD899D980E4" ma:contentTypeVersion="3" ma:contentTypeDescription="Crée un document." ma:contentTypeScope="" ma:versionID="7c2782b56f4d612b975da4b787cadee7">
  <xsd:schema xmlns:xsd="http://www.w3.org/2001/XMLSchema" xmlns:xs="http://www.w3.org/2001/XMLSchema" xmlns:p="http://schemas.microsoft.com/office/2006/metadata/properties" xmlns:ns2="3666cead-b163-43c7-9ac6-a7892372c321" targetNamespace="http://schemas.microsoft.com/office/2006/metadata/properties" ma:root="true" ma:fieldsID="07da5cc143d4bb17d0de29d0e76a1a00" ns2:_="">
    <xsd:import namespace="3666cead-b163-43c7-9ac6-a7892372c3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66cead-b163-43c7-9ac6-a7892372c3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4A8D6C8-6473-43C7-94CD-CB9785900D4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E75D334-A409-4883-820E-E47B972675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66cead-b163-43c7-9ac6-a7892372c3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34E4C25-104F-4BC8-98F6-9AEE5F06EA5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C0C577F-C49F-43C3-94EA-6BC7B8D994A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861</Words>
  <Characters>4911</Characters>
  <Application>Microsoft Office Word</Application>
  <DocSecurity>0</DocSecurity>
  <Lines>40</Lines>
  <Paragraphs>11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CGIE</Company>
  <LinksUpToDate>false</LinksUpToDate>
  <CharactersWithSpaces>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Weyer</dc:creator>
  <cp:keywords/>
  <dc:description/>
  <cp:lastModifiedBy>PENNING Mireille</cp:lastModifiedBy>
  <cp:revision>3</cp:revision>
  <cp:lastPrinted>2025-11-26T07:59:00Z</cp:lastPrinted>
  <dcterms:created xsi:type="dcterms:W3CDTF">2025-12-03T08:55:00Z</dcterms:created>
  <dcterms:modified xsi:type="dcterms:W3CDTF">2025-12-03T08:58:00Z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0x010100AFA8E0FD0EF69E47819E0DD899D980E4</vt:lpwstr>
  </property>
</Properties>
</file>